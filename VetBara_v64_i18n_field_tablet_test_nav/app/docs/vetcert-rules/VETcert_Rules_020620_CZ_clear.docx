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1395BA" w14:textId="77777777" w:rsidR="00F07C89" w:rsidRPr="008D1554" w:rsidRDefault="00F07C89">
      <w:pPr>
        <w:rPr>
          <w:lang w:val="cs-CZ"/>
        </w:rPr>
      </w:pPr>
    </w:p>
    <w:p w14:paraId="0663D6BE" w14:textId="77777777" w:rsidR="00F07C89" w:rsidRPr="008D1554" w:rsidRDefault="00F07C89">
      <w:pPr>
        <w:rPr>
          <w:lang w:val="cs-CZ"/>
        </w:rPr>
      </w:pPr>
    </w:p>
    <w:p w14:paraId="3F31E627" w14:textId="77777777" w:rsidR="00F07C89" w:rsidRPr="008D1554" w:rsidRDefault="00F07C89">
      <w:pPr>
        <w:rPr>
          <w:lang w:val="cs-CZ"/>
        </w:rPr>
      </w:pPr>
    </w:p>
    <w:p w14:paraId="785749AB" w14:textId="4E4451D9" w:rsidR="00F07C89" w:rsidRPr="008D1554" w:rsidRDefault="004B205F" w:rsidP="00F07C89">
      <w:pPr>
        <w:jc w:val="center"/>
        <w:rPr>
          <w:lang w:val="cs-CZ"/>
        </w:rPr>
      </w:pPr>
      <w:r w:rsidRPr="008D1554">
        <w:rPr>
          <w:noProof/>
          <w:lang w:val="en-GB" w:eastAsia="en-GB"/>
        </w:rPr>
        <w:drawing>
          <wp:inline distT="0" distB="0" distL="0" distR="0" wp14:anchorId="542CBC97" wp14:editId="1BA302A0">
            <wp:extent cx="2552700" cy="253197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547" cy="2543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B22DB7" w14:textId="77777777" w:rsidR="00F07C89" w:rsidRPr="008D1554" w:rsidRDefault="00F07C89">
      <w:pPr>
        <w:rPr>
          <w:lang w:val="cs-CZ"/>
        </w:rPr>
      </w:pPr>
    </w:p>
    <w:p w14:paraId="1990A46B" w14:textId="77777777" w:rsidR="00F07C89" w:rsidRPr="008D1554" w:rsidRDefault="00F07C89">
      <w:pPr>
        <w:rPr>
          <w:lang w:val="cs-CZ"/>
        </w:rPr>
      </w:pPr>
    </w:p>
    <w:p w14:paraId="5D0055AA" w14:textId="77777777" w:rsidR="00F07C89" w:rsidRPr="008D1554" w:rsidRDefault="00F07C89">
      <w:pPr>
        <w:rPr>
          <w:lang w:val="cs-CZ"/>
        </w:rPr>
      </w:pPr>
    </w:p>
    <w:p w14:paraId="70E34ED2" w14:textId="77777777" w:rsidR="00F07C89" w:rsidRPr="008D1554" w:rsidRDefault="00F07C89" w:rsidP="00F07C89">
      <w:pPr>
        <w:tabs>
          <w:tab w:val="left" w:pos="9072"/>
        </w:tabs>
        <w:ind w:left="142"/>
        <w:rPr>
          <w:rFonts w:ascii="Arial" w:hAnsi="Arial" w:cs="Arial"/>
          <w:b/>
          <w:i/>
          <w:lang w:val="cs-CZ"/>
        </w:rPr>
      </w:pPr>
    </w:p>
    <w:p w14:paraId="5B53B5FD" w14:textId="5C112D45" w:rsidR="00F07C89" w:rsidRPr="008D1554" w:rsidRDefault="00F07C89" w:rsidP="00F07C89">
      <w:pPr>
        <w:tabs>
          <w:tab w:val="left" w:pos="9072"/>
        </w:tabs>
        <w:ind w:left="284"/>
        <w:jc w:val="center"/>
        <w:rPr>
          <w:rFonts w:ascii="Arial" w:hAnsi="Arial" w:cs="Arial"/>
          <w:b/>
          <w:sz w:val="44"/>
          <w:szCs w:val="44"/>
          <w:lang w:val="cs-CZ"/>
        </w:rPr>
      </w:pPr>
    </w:p>
    <w:p w14:paraId="42BEC0C0" w14:textId="4508E431" w:rsidR="00B822EF" w:rsidRPr="008D1554" w:rsidRDefault="00A27877" w:rsidP="00F07C89">
      <w:pPr>
        <w:tabs>
          <w:tab w:val="left" w:pos="9072"/>
        </w:tabs>
        <w:ind w:left="284"/>
        <w:jc w:val="center"/>
        <w:rPr>
          <w:rFonts w:ascii="Arial" w:hAnsi="Arial" w:cs="Arial"/>
          <w:b/>
          <w:sz w:val="44"/>
          <w:szCs w:val="44"/>
          <w:lang w:val="cs-CZ"/>
        </w:rPr>
      </w:pPr>
      <w:proofErr w:type="spellStart"/>
      <w:r w:rsidRPr="008D1554">
        <w:rPr>
          <w:rFonts w:ascii="Arial" w:hAnsi="Arial" w:cs="Arial"/>
          <w:b/>
          <w:sz w:val="44"/>
          <w:szCs w:val="44"/>
          <w:lang w:val="cs-CZ"/>
        </w:rPr>
        <w:t>VETcert</w:t>
      </w:r>
      <w:proofErr w:type="spellEnd"/>
      <w:r w:rsidR="00402968" w:rsidRPr="008D1554">
        <w:rPr>
          <w:rFonts w:ascii="Arial" w:hAnsi="Arial" w:cs="Arial"/>
          <w:b/>
          <w:sz w:val="44"/>
          <w:szCs w:val="44"/>
          <w:lang w:val="cs-CZ"/>
        </w:rPr>
        <w:t xml:space="preserve">: </w:t>
      </w:r>
      <w:r w:rsidR="00E23928" w:rsidRPr="008D1554">
        <w:rPr>
          <w:rFonts w:ascii="Arial" w:hAnsi="Arial" w:cs="Arial"/>
          <w:b/>
          <w:sz w:val="44"/>
          <w:szCs w:val="44"/>
          <w:lang w:val="cs-CZ"/>
        </w:rPr>
        <w:t>Certifikovaný specialista pro péči o</w:t>
      </w:r>
      <w:r w:rsidR="004B20FA" w:rsidRPr="008D1554">
        <w:rPr>
          <w:rFonts w:ascii="Arial" w:hAnsi="Arial" w:cs="Arial"/>
          <w:b/>
          <w:sz w:val="44"/>
          <w:szCs w:val="44"/>
          <w:lang w:val="cs-CZ"/>
        </w:rPr>
        <w:t> </w:t>
      </w:r>
      <w:r w:rsidR="00E23928" w:rsidRPr="008D1554">
        <w:rPr>
          <w:rFonts w:ascii="Arial" w:hAnsi="Arial" w:cs="Arial"/>
          <w:b/>
          <w:sz w:val="44"/>
          <w:szCs w:val="44"/>
          <w:lang w:val="cs-CZ"/>
        </w:rPr>
        <w:t>senescentní stromy</w:t>
      </w:r>
    </w:p>
    <w:p w14:paraId="01270917" w14:textId="77777777" w:rsidR="004B20FA" w:rsidRPr="008D1554" w:rsidRDefault="004B20FA" w:rsidP="00F07C89">
      <w:pPr>
        <w:tabs>
          <w:tab w:val="left" w:pos="9072"/>
        </w:tabs>
        <w:ind w:left="284"/>
        <w:jc w:val="center"/>
        <w:rPr>
          <w:rFonts w:ascii="Arial" w:hAnsi="Arial" w:cs="Arial"/>
          <w:b/>
          <w:sz w:val="44"/>
          <w:szCs w:val="44"/>
          <w:lang w:val="cs-CZ"/>
        </w:rPr>
      </w:pPr>
    </w:p>
    <w:p w14:paraId="357993BC" w14:textId="77777777" w:rsidR="00F07C89" w:rsidRPr="008D1554" w:rsidRDefault="00F07C89" w:rsidP="00F07C89">
      <w:pPr>
        <w:tabs>
          <w:tab w:val="left" w:pos="9072"/>
        </w:tabs>
        <w:ind w:left="142"/>
        <w:jc w:val="center"/>
        <w:rPr>
          <w:rFonts w:ascii="Arial" w:hAnsi="Arial" w:cs="Arial"/>
          <w:b/>
          <w:i/>
          <w:lang w:val="cs-CZ"/>
        </w:rPr>
      </w:pPr>
    </w:p>
    <w:p w14:paraId="3282FB32" w14:textId="11FAE505" w:rsidR="003207C1" w:rsidRPr="008D1554" w:rsidRDefault="007751EE" w:rsidP="007D6370">
      <w:pPr>
        <w:pStyle w:val="Default"/>
        <w:ind w:left="284"/>
        <w:jc w:val="center"/>
        <w:rPr>
          <w:b/>
          <w:bCs/>
          <w:color w:val="auto"/>
          <w:sz w:val="44"/>
          <w:szCs w:val="44"/>
          <w:lang w:val="cs-CZ"/>
        </w:rPr>
      </w:pPr>
      <w:r w:rsidRPr="008D1554">
        <w:rPr>
          <w:b/>
          <w:bCs/>
          <w:color w:val="auto"/>
          <w:sz w:val="44"/>
          <w:szCs w:val="44"/>
          <w:lang w:val="cs-CZ"/>
        </w:rPr>
        <w:t>Informa</w:t>
      </w:r>
      <w:r w:rsidR="007D6370" w:rsidRPr="008D1554">
        <w:rPr>
          <w:b/>
          <w:bCs/>
          <w:color w:val="auto"/>
          <w:sz w:val="44"/>
          <w:szCs w:val="44"/>
          <w:lang w:val="cs-CZ"/>
        </w:rPr>
        <w:t>ce o systému</w:t>
      </w:r>
      <w:r w:rsidR="003207C1" w:rsidRPr="008D1554">
        <w:rPr>
          <w:b/>
          <w:bCs/>
          <w:color w:val="auto"/>
          <w:sz w:val="44"/>
          <w:szCs w:val="44"/>
          <w:lang w:val="cs-CZ"/>
        </w:rPr>
        <w:t>,</w:t>
      </w:r>
    </w:p>
    <w:p w14:paraId="1425718F" w14:textId="07721453" w:rsidR="00F07C89" w:rsidRPr="008D1554" w:rsidRDefault="007D6370" w:rsidP="00F07C89">
      <w:pPr>
        <w:pStyle w:val="Default"/>
        <w:ind w:left="284"/>
        <w:jc w:val="center"/>
        <w:rPr>
          <w:b/>
          <w:bCs/>
          <w:color w:val="auto"/>
          <w:sz w:val="44"/>
          <w:szCs w:val="44"/>
          <w:lang w:val="cs-CZ"/>
        </w:rPr>
      </w:pPr>
      <w:r w:rsidRPr="008D1554">
        <w:rPr>
          <w:b/>
          <w:bCs/>
          <w:color w:val="auto"/>
          <w:sz w:val="44"/>
          <w:szCs w:val="44"/>
          <w:lang w:val="cs-CZ"/>
        </w:rPr>
        <w:t>Pravidla zkouš</w:t>
      </w:r>
      <w:r w:rsidR="00B77334" w:rsidRPr="008D1554">
        <w:rPr>
          <w:b/>
          <w:bCs/>
          <w:color w:val="auto"/>
          <w:sz w:val="44"/>
          <w:szCs w:val="44"/>
          <w:lang w:val="cs-CZ"/>
        </w:rPr>
        <w:t>ky</w:t>
      </w:r>
    </w:p>
    <w:p w14:paraId="7B8241C1" w14:textId="7621140B" w:rsidR="00F07C89" w:rsidRPr="008D1554" w:rsidRDefault="00F07C89" w:rsidP="00F07C89">
      <w:pPr>
        <w:tabs>
          <w:tab w:val="left" w:pos="9072"/>
        </w:tabs>
        <w:ind w:left="142"/>
        <w:jc w:val="center"/>
        <w:rPr>
          <w:rFonts w:ascii="Arial" w:hAnsi="Arial" w:cs="Arial"/>
          <w:b/>
          <w:i/>
          <w:lang w:val="cs-CZ"/>
        </w:rPr>
      </w:pPr>
    </w:p>
    <w:p w14:paraId="6E0AE999" w14:textId="33B0794F" w:rsidR="00E37D87" w:rsidRPr="008D1554" w:rsidRDefault="00E37D87" w:rsidP="00F07C89">
      <w:pPr>
        <w:tabs>
          <w:tab w:val="left" w:pos="9072"/>
        </w:tabs>
        <w:ind w:left="142"/>
        <w:jc w:val="center"/>
        <w:rPr>
          <w:rFonts w:ascii="Arial" w:hAnsi="Arial" w:cs="Arial"/>
          <w:b/>
          <w:i/>
          <w:lang w:val="cs-CZ"/>
        </w:rPr>
      </w:pPr>
    </w:p>
    <w:p w14:paraId="142AA6BD" w14:textId="434B6EBC" w:rsidR="00E37D87" w:rsidRPr="008D1554" w:rsidRDefault="00E37D87" w:rsidP="00F07C89">
      <w:pPr>
        <w:tabs>
          <w:tab w:val="left" w:pos="9072"/>
        </w:tabs>
        <w:ind w:left="142"/>
        <w:jc w:val="center"/>
        <w:rPr>
          <w:rFonts w:ascii="Arial" w:hAnsi="Arial" w:cs="Arial"/>
          <w:b/>
          <w:i/>
          <w:lang w:val="cs-CZ"/>
        </w:rPr>
      </w:pPr>
    </w:p>
    <w:p w14:paraId="3FE4067A" w14:textId="29D94A8B" w:rsidR="00E37D87" w:rsidRPr="008D1554" w:rsidRDefault="00E37D87" w:rsidP="00F07C89">
      <w:pPr>
        <w:tabs>
          <w:tab w:val="left" w:pos="9072"/>
        </w:tabs>
        <w:ind w:left="142"/>
        <w:jc w:val="center"/>
        <w:rPr>
          <w:rFonts w:ascii="Arial" w:hAnsi="Arial" w:cs="Arial"/>
          <w:b/>
          <w:i/>
          <w:lang w:val="cs-CZ"/>
        </w:rPr>
      </w:pPr>
    </w:p>
    <w:p w14:paraId="100D7045" w14:textId="6E98BC43" w:rsidR="00E37D87" w:rsidRPr="008D1554" w:rsidRDefault="00E37D87" w:rsidP="00F07C89">
      <w:pPr>
        <w:tabs>
          <w:tab w:val="left" w:pos="9072"/>
        </w:tabs>
        <w:ind w:left="142"/>
        <w:jc w:val="center"/>
        <w:rPr>
          <w:rFonts w:ascii="Arial" w:hAnsi="Arial" w:cs="Arial"/>
          <w:b/>
          <w:i/>
          <w:lang w:val="cs-CZ"/>
        </w:rPr>
      </w:pPr>
    </w:p>
    <w:p w14:paraId="747B5531" w14:textId="3A802692" w:rsidR="00E37D87" w:rsidRPr="008D1554" w:rsidRDefault="00E37D87" w:rsidP="00F07C89">
      <w:pPr>
        <w:tabs>
          <w:tab w:val="left" w:pos="9072"/>
        </w:tabs>
        <w:ind w:left="142"/>
        <w:jc w:val="center"/>
        <w:rPr>
          <w:rFonts w:ascii="Arial" w:hAnsi="Arial" w:cs="Arial"/>
          <w:b/>
          <w:i/>
          <w:lang w:val="cs-CZ"/>
        </w:rPr>
      </w:pPr>
    </w:p>
    <w:p w14:paraId="23F80378" w14:textId="3BB32F2E" w:rsidR="00E37D87" w:rsidRPr="008D1554" w:rsidRDefault="00E37D87" w:rsidP="008D1554">
      <w:pPr>
        <w:tabs>
          <w:tab w:val="left" w:pos="9072"/>
        </w:tabs>
        <w:ind w:left="142"/>
        <w:rPr>
          <w:rFonts w:ascii="Arial" w:hAnsi="Arial" w:cs="Arial"/>
          <w:b/>
          <w:i/>
          <w:lang w:val="cs-CZ"/>
        </w:rPr>
      </w:pPr>
      <w:r w:rsidRPr="008D1554">
        <w:rPr>
          <w:rFonts w:ascii="Calibri" w:eastAsia="Yu Gothic" w:hAnsi="Calibri" w:cs="Times New Roman"/>
          <w:noProof/>
          <w:lang w:val="en-GB" w:eastAsia="en-GB"/>
        </w:rPr>
        <w:drawing>
          <wp:inline distT="0" distB="0" distL="0" distR="0" wp14:anchorId="550AAB1D" wp14:editId="700951F5">
            <wp:extent cx="2953062" cy="842386"/>
            <wp:effectExtent l="0" t="0" r="0" b="0"/>
            <wp:docPr id="4" name="Picture 4" descr="Image result for erasmu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erasmus logo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281" cy="85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313F" w14:textId="0ACDBD8A" w:rsidR="00F04988" w:rsidRPr="008D1554" w:rsidRDefault="00F04988">
      <w:pPr>
        <w:rPr>
          <w:lang w:val="cs-CZ"/>
        </w:rPr>
      </w:pPr>
      <w:r w:rsidRPr="008D1554">
        <w:rPr>
          <w:lang w:val="cs-CZ"/>
        </w:rPr>
        <w:br w:type="page"/>
      </w:r>
    </w:p>
    <w:p w14:paraId="26BD200B" w14:textId="6A3A4DA3" w:rsidR="00F07C89" w:rsidRPr="008D1554" w:rsidRDefault="008A5FC0" w:rsidP="00F07C89">
      <w:pPr>
        <w:tabs>
          <w:tab w:val="left" w:pos="9072"/>
        </w:tabs>
        <w:spacing w:line="360" w:lineRule="auto"/>
        <w:ind w:left="284"/>
        <w:jc w:val="center"/>
        <w:rPr>
          <w:rFonts w:ascii="Arial" w:hAnsi="Arial" w:cs="Arial"/>
          <w:b/>
          <w:sz w:val="32"/>
          <w:szCs w:val="32"/>
          <w:lang w:val="cs-CZ"/>
        </w:rPr>
      </w:pPr>
      <w:r w:rsidRPr="008D1554">
        <w:rPr>
          <w:rFonts w:ascii="Arial" w:hAnsi="Arial" w:cs="Arial"/>
          <w:b/>
          <w:sz w:val="32"/>
          <w:szCs w:val="32"/>
          <w:lang w:val="cs-CZ"/>
        </w:rPr>
        <w:lastRenderedPageBreak/>
        <w:t>OBSAH</w:t>
      </w:r>
    </w:p>
    <w:p w14:paraId="6B53DEA3" w14:textId="69C56358" w:rsidR="00271ECC" w:rsidRDefault="00936E2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>
        <w:rPr>
          <w:rFonts w:ascii="Arial" w:hAnsi="Arial" w:cs="Arial"/>
          <w:b w:val="0"/>
          <w:sz w:val="28"/>
          <w:szCs w:val="28"/>
          <w:lang w:val="cs-CZ"/>
        </w:rPr>
        <w:fldChar w:fldCharType="begin"/>
      </w:r>
      <w:r>
        <w:rPr>
          <w:rFonts w:ascii="Arial" w:hAnsi="Arial" w:cs="Arial"/>
          <w:b w:val="0"/>
          <w:sz w:val="28"/>
          <w:szCs w:val="28"/>
          <w:lang w:val="cs-CZ"/>
        </w:rPr>
        <w:instrText xml:space="preserve"> TOC \o "1-1" \u </w:instrText>
      </w:r>
      <w:r>
        <w:rPr>
          <w:rFonts w:ascii="Arial" w:hAnsi="Arial" w:cs="Arial"/>
          <w:b w:val="0"/>
          <w:sz w:val="28"/>
          <w:szCs w:val="28"/>
          <w:lang w:val="cs-CZ"/>
        </w:rPr>
        <w:fldChar w:fldCharType="separate"/>
      </w:r>
      <w:r w:rsidR="00271ECC" w:rsidRPr="002A4408">
        <w:rPr>
          <w:rFonts w:ascii="Arial" w:hAnsi="Arial" w:cs="Arial"/>
          <w:noProof/>
          <w:lang w:val="cs-CZ"/>
        </w:rPr>
        <w:t>1. Úvod</w:t>
      </w:r>
      <w:r w:rsidR="00271ECC">
        <w:rPr>
          <w:noProof/>
        </w:rPr>
        <w:tab/>
      </w:r>
      <w:r w:rsidR="00271ECC">
        <w:rPr>
          <w:noProof/>
        </w:rPr>
        <w:fldChar w:fldCharType="begin"/>
      </w:r>
      <w:r w:rsidR="00271ECC">
        <w:rPr>
          <w:noProof/>
        </w:rPr>
        <w:instrText xml:space="preserve"> PAGEREF _Toc20841793 \h </w:instrText>
      </w:r>
      <w:r w:rsidR="00271ECC">
        <w:rPr>
          <w:noProof/>
        </w:rPr>
      </w:r>
      <w:r w:rsidR="00271ECC">
        <w:rPr>
          <w:noProof/>
        </w:rPr>
        <w:fldChar w:fldCharType="separate"/>
      </w:r>
      <w:r w:rsidR="00F95FA5">
        <w:rPr>
          <w:noProof/>
        </w:rPr>
        <w:t>3</w:t>
      </w:r>
      <w:r w:rsidR="00271ECC">
        <w:rPr>
          <w:noProof/>
        </w:rPr>
        <w:fldChar w:fldCharType="end"/>
      </w:r>
    </w:p>
    <w:p w14:paraId="0B9109D4" w14:textId="793BBAFD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2. Organizace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_Toc20841794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4</w:t>
      </w:r>
      <w:r>
        <w:rPr>
          <w:noProof/>
        </w:rPr>
        <w:fldChar w:fldCharType="end"/>
      </w:r>
    </w:p>
    <w:p w14:paraId="5632D22C" w14:textId="1AF60587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3. Řídící skupina VETcert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_Toc20841795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5</w:t>
      </w:r>
      <w:r>
        <w:rPr>
          <w:noProof/>
        </w:rPr>
        <w:fldChar w:fldCharType="end"/>
      </w:r>
    </w:p>
    <w:p w14:paraId="76B5B8C0" w14:textId="6206BA52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4. VETcert certifikační centra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_Toc20841796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6</w:t>
      </w:r>
      <w:r>
        <w:rPr>
          <w:noProof/>
        </w:rPr>
        <w:fldChar w:fldCharType="end"/>
      </w:r>
    </w:p>
    <w:p w14:paraId="347D84A1" w14:textId="67A1BEA7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5. VETcert zkušební komisaři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_Toc20841797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8</w:t>
      </w:r>
      <w:r>
        <w:rPr>
          <w:noProof/>
        </w:rPr>
        <w:fldChar w:fldCharType="end"/>
      </w:r>
    </w:p>
    <w:p w14:paraId="4E55D719" w14:textId="228EC212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6. VETcert inspektoři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_Toc20841798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8</w:t>
      </w:r>
      <w:r>
        <w:rPr>
          <w:noProof/>
        </w:rPr>
        <w:fldChar w:fldCharType="end"/>
      </w:r>
    </w:p>
    <w:p w14:paraId="4E29C647" w14:textId="00307313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7. Hlavní pravidla zkoušky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_Toc20841799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9</w:t>
      </w:r>
      <w:r>
        <w:rPr>
          <w:noProof/>
        </w:rPr>
        <w:fldChar w:fldCharType="end"/>
      </w:r>
    </w:p>
    <w:p w14:paraId="33A876B9" w14:textId="76860164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8. Cíle zkoušky a název certifikace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_Toc20841800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11</w:t>
      </w:r>
      <w:r>
        <w:rPr>
          <w:noProof/>
        </w:rPr>
        <w:fldChar w:fldCharType="end"/>
      </w:r>
    </w:p>
    <w:p w14:paraId="60DF6462" w14:textId="5845CC8D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9. Vstupní podmínky pro kandidáty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_Toc20841801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12</w:t>
      </w:r>
      <w:r>
        <w:rPr>
          <w:noProof/>
        </w:rPr>
        <w:fldChar w:fldCharType="end"/>
      </w:r>
    </w:p>
    <w:p w14:paraId="751AE0E2" w14:textId="0B0CFE42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10. Struktura a obsah certifikační zkoušky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_Toc20841802 \h </w:instrText>
      </w:r>
      <w:r>
        <w:rPr>
          <w:noProof/>
        </w:rPr>
      </w:r>
      <w:r>
        <w:rPr>
          <w:noProof/>
        </w:rPr>
        <w:fldChar w:fldCharType="separate"/>
      </w:r>
      <w:r w:rsidR="00F95FA5">
        <w:rPr>
          <w:noProof/>
        </w:rPr>
        <w:t>13</w:t>
      </w:r>
      <w:r>
        <w:rPr>
          <w:noProof/>
        </w:rPr>
        <w:fldChar w:fldCharType="end"/>
      </w:r>
    </w:p>
    <w:p w14:paraId="233243C7" w14:textId="121AAC77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11. Úspěšné zakončení zkoušky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_Toc20841803 \h </w:instrText>
      </w:r>
      <w:r>
        <w:rPr>
          <w:noProof/>
        </w:rPr>
      </w:r>
      <w:r>
        <w:rPr>
          <w:noProof/>
        </w:rPr>
        <w:fldChar w:fldCharType="separate"/>
      </w:r>
      <w:ins w:id="0" w:author="unod" w:date="2021-07-03T10:33:00Z">
        <w:r w:rsidR="00F95FA5">
          <w:rPr>
            <w:noProof/>
          </w:rPr>
          <w:t>17</w:t>
        </w:r>
      </w:ins>
      <w:del w:id="1" w:author="unod" w:date="2021-07-03T10:33:00Z">
        <w:r w:rsidR="0010630E" w:rsidDel="00F95FA5">
          <w:rPr>
            <w:noProof/>
          </w:rPr>
          <w:delText>18</w:delText>
        </w:r>
      </w:del>
      <w:r>
        <w:rPr>
          <w:noProof/>
        </w:rPr>
        <w:fldChar w:fldCharType="end"/>
      </w:r>
    </w:p>
    <w:p w14:paraId="5A5EDE91" w14:textId="39484655" w:rsidR="00271ECC" w:rsidRDefault="00271ECC">
      <w:pPr>
        <w:pStyle w:val="Obsah1"/>
        <w:tabs>
          <w:tab w:val="right" w:pos="9771"/>
        </w:tabs>
        <w:rPr>
          <w:rFonts w:asciiTheme="minorHAnsi" w:hAnsiTheme="minorHAnsi"/>
          <w:b w:val="0"/>
          <w:bCs w:val="0"/>
          <w:caps w:val="0"/>
          <w:noProof/>
          <w:sz w:val="22"/>
          <w:szCs w:val="22"/>
          <w:lang w:val="cs-CZ" w:eastAsia="cs-CZ"/>
        </w:rPr>
      </w:pPr>
      <w:r w:rsidRPr="002A4408">
        <w:rPr>
          <w:rFonts w:ascii="Arial" w:hAnsi="Arial" w:cs="Arial"/>
          <w:noProof/>
          <w:lang w:val="cs-CZ"/>
        </w:rPr>
        <w:t>12. Opakování zkoušky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_Toc20841804 \h </w:instrText>
      </w:r>
      <w:r>
        <w:rPr>
          <w:noProof/>
        </w:rPr>
      </w:r>
      <w:r>
        <w:rPr>
          <w:noProof/>
        </w:rPr>
        <w:fldChar w:fldCharType="separate"/>
      </w:r>
      <w:ins w:id="2" w:author="unod" w:date="2021-07-03T10:33:00Z">
        <w:r w:rsidR="00F95FA5">
          <w:rPr>
            <w:noProof/>
          </w:rPr>
          <w:t>17</w:t>
        </w:r>
      </w:ins>
      <w:del w:id="3" w:author="unod" w:date="2021-07-03T10:33:00Z">
        <w:r w:rsidR="0010630E" w:rsidDel="00F95FA5">
          <w:rPr>
            <w:noProof/>
          </w:rPr>
          <w:delText>18</w:delText>
        </w:r>
      </w:del>
      <w:r>
        <w:rPr>
          <w:noProof/>
        </w:rPr>
        <w:fldChar w:fldCharType="end"/>
      </w:r>
    </w:p>
    <w:p w14:paraId="3601150A" w14:textId="6BC7CEC2" w:rsidR="00762DA1" w:rsidRPr="008D1554" w:rsidRDefault="00936E2C">
      <w:pPr>
        <w:rPr>
          <w:rFonts w:ascii="Arial" w:hAnsi="Arial" w:cs="Arial"/>
          <w:b/>
          <w:sz w:val="28"/>
          <w:szCs w:val="28"/>
          <w:lang w:val="cs-CZ"/>
        </w:rPr>
      </w:pPr>
      <w:r>
        <w:rPr>
          <w:rFonts w:ascii="Arial" w:hAnsi="Arial" w:cs="Arial"/>
          <w:b/>
          <w:sz w:val="28"/>
          <w:szCs w:val="28"/>
          <w:lang w:val="cs-CZ"/>
        </w:rPr>
        <w:fldChar w:fldCharType="end"/>
      </w:r>
      <w:r w:rsidR="00762DA1" w:rsidRPr="008D1554">
        <w:rPr>
          <w:rFonts w:ascii="Arial" w:hAnsi="Arial" w:cs="Arial"/>
          <w:b/>
          <w:sz w:val="28"/>
          <w:szCs w:val="28"/>
          <w:lang w:val="cs-CZ"/>
        </w:rPr>
        <w:br w:type="page"/>
      </w:r>
    </w:p>
    <w:p w14:paraId="045442D2" w14:textId="3AFAE0F9" w:rsidR="00F07C89" w:rsidRPr="008D1554" w:rsidRDefault="007562D3" w:rsidP="00F07C89">
      <w:pPr>
        <w:pStyle w:val="Default"/>
        <w:spacing w:line="360" w:lineRule="auto"/>
        <w:ind w:left="284"/>
        <w:jc w:val="center"/>
        <w:rPr>
          <w:b/>
          <w:bCs/>
          <w:color w:val="auto"/>
          <w:sz w:val="44"/>
          <w:szCs w:val="44"/>
          <w:lang w:val="cs-CZ"/>
        </w:rPr>
      </w:pPr>
      <w:proofErr w:type="spellStart"/>
      <w:r w:rsidRPr="008D1554">
        <w:rPr>
          <w:b/>
          <w:bCs/>
          <w:color w:val="auto"/>
          <w:sz w:val="44"/>
          <w:szCs w:val="44"/>
          <w:lang w:val="cs-CZ"/>
        </w:rPr>
        <w:lastRenderedPageBreak/>
        <w:t>VETcert</w:t>
      </w:r>
      <w:proofErr w:type="spellEnd"/>
    </w:p>
    <w:p w14:paraId="5B6937A1" w14:textId="77777777" w:rsidR="00592F3E" w:rsidRPr="008D1554" w:rsidRDefault="00592F3E" w:rsidP="00592F3E">
      <w:pPr>
        <w:tabs>
          <w:tab w:val="left" w:pos="9072"/>
        </w:tabs>
        <w:ind w:left="284"/>
        <w:jc w:val="center"/>
        <w:rPr>
          <w:rFonts w:ascii="Arial" w:hAnsi="Arial" w:cs="Arial"/>
          <w:b/>
          <w:sz w:val="44"/>
          <w:szCs w:val="44"/>
          <w:lang w:val="cs-CZ"/>
        </w:rPr>
      </w:pPr>
      <w:proofErr w:type="spellStart"/>
      <w:r w:rsidRPr="008D1554">
        <w:rPr>
          <w:rFonts w:ascii="Arial" w:hAnsi="Arial" w:cs="Arial"/>
          <w:b/>
          <w:sz w:val="44"/>
          <w:szCs w:val="44"/>
          <w:lang w:val="cs-CZ"/>
        </w:rPr>
        <w:t>Certified</w:t>
      </w:r>
      <w:proofErr w:type="spellEnd"/>
      <w:r w:rsidRPr="008D1554">
        <w:rPr>
          <w:rFonts w:ascii="Arial" w:hAnsi="Arial" w:cs="Arial"/>
          <w:b/>
          <w:sz w:val="44"/>
          <w:szCs w:val="44"/>
          <w:lang w:val="cs-CZ"/>
        </w:rPr>
        <w:t xml:space="preserve"> </w:t>
      </w:r>
      <w:proofErr w:type="spellStart"/>
      <w:r w:rsidRPr="008D1554">
        <w:rPr>
          <w:rFonts w:ascii="Arial" w:hAnsi="Arial" w:cs="Arial"/>
          <w:b/>
          <w:sz w:val="44"/>
          <w:szCs w:val="44"/>
          <w:lang w:val="cs-CZ"/>
        </w:rPr>
        <w:t>Veteran</w:t>
      </w:r>
      <w:proofErr w:type="spellEnd"/>
      <w:r w:rsidRPr="008D1554">
        <w:rPr>
          <w:rFonts w:ascii="Arial" w:hAnsi="Arial" w:cs="Arial"/>
          <w:b/>
          <w:sz w:val="44"/>
          <w:szCs w:val="44"/>
          <w:lang w:val="cs-CZ"/>
        </w:rPr>
        <w:t xml:space="preserve"> </w:t>
      </w:r>
      <w:proofErr w:type="spellStart"/>
      <w:r w:rsidRPr="008D1554">
        <w:rPr>
          <w:rFonts w:ascii="Arial" w:hAnsi="Arial" w:cs="Arial"/>
          <w:b/>
          <w:sz w:val="44"/>
          <w:szCs w:val="44"/>
          <w:lang w:val="cs-CZ"/>
        </w:rPr>
        <w:t>Tree</w:t>
      </w:r>
      <w:proofErr w:type="spellEnd"/>
      <w:r w:rsidRPr="008D1554">
        <w:rPr>
          <w:rFonts w:ascii="Arial" w:hAnsi="Arial" w:cs="Arial"/>
          <w:b/>
          <w:sz w:val="44"/>
          <w:szCs w:val="44"/>
          <w:lang w:val="cs-CZ"/>
        </w:rPr>
        <w:t xml:space="preserve"> </w:t>
      </w:r>
      <w:proofErr w:type="spellStart"/>
      <w:r w:rsidRPr="008D1554">
        <w:rPr>
          <w:rFonts w:ascii="Arial" w:hAnsi="Arial" w:cs="Arial"/>
          <w:b/>
          <w:sz w:val="44"/>
          <w:szCs w:val="44"/>
          <w:lang w:val="cs-CZ"/>
        </w:rPr>
        <w:t>Specialist</w:t>
      </w:r>
      <w:proofErr w:type="spellEnd"/>
    </w:p>
    <w:p w14:paraId="5C0F5CA0" w14:textId="77777777" w:rsidR="006055CE" w:rsidRPr="008D1554" w:rsidRDefault="006055CE" w:rsidP="00F07C89">
      <w:pPr>
        <w:pStyle w:val="Default"/>
        <w:spacing w:line="360" w:lineRule="auto"/>
        <w:ind w:left="284"/>
        <w:jc w:val="center"/>
        <w:rPr>
          <w:b/>
          <w:bCs/>
          <w:color w:val="auto"/>
          <w:sz w:val="44"/>
          <w:szCs w:val="44"/>
          <w:lang w:val="cs-CZ"/>
        </w:rPr>
      </w:pPr>
    </w:p>
    <w:p w14:paraId="2A4307C0" w14:textId="6CD25767" w:rsidR="003207C1" w:rsidRPr="008D1554" w:rsidRDefault="00B77334" w:rsidP="00F07C89">
      <w:pPr>
        <w:pStyle w:val="Default"/>
        <w:spacing w:line="360" w:lineRule="auto"/>
        <w:ind w:left="284"/>
        <w:jc w:val="center"/>
        <w:rPr>
          <w:b/>
          <w:bCs/>
          <w:color w:val="auto"/>
          <w:sz w:val="44"/>
          <w:szCs w:val="44"/>
          <w:lang w:val="cs-CZ"/>
        </w:rPr>
      </w:pPr>
      <w:r w:rsidRPr="008D1554">
        <w:rPr>
          <w:b/>
          <w:bCs/>
          <w:color w:val="auto"/>
          <w:sz w:val="44"/>
          <w:szCs w:val="44"/>
          <w:lang w:val="cs-CZ"/>
        </w:rPr>
        <w:t>Informace o systému</w:t>
      </w:r>
      <w:r w:rsidR="003207C1" w:rsidRPr="008D1554">
        <w:rPr>
          <w:b/>
          <w:bCs/>
          <w:color w:val="auto"/>
          <w:sz w:val="44"/>
          <w:szCs w:val="44"/>
          <w:lang w:val="cs-CZ"/>
        </w:rPr>
        <w:t xml:space="preserve">, </w:t>
      </w:r>
    </w:p>
    <w:p w14:paraId="62683724" w14:textId="14442DCE" w:rsidR="00F07C89" w:rsidRPr="008D1554" w:rsidRDefault="00B77334" w:rsidP="00F07C89">
      <w:pPr>
        <w:pStyle w:val="Default"/>
        <w:spacing w:line="360" w:lineRule="auto"/>
        <w:ind w:left="284"/>
        <w:jc w:val="center"/>
        <w:rPr>
          <w:b/>
          <w:bCs/>
          <w:color w:val="auto"/>
          <w:sz w:val="44"/>
          <w:szCs w:val="44"/>
          <w:lang w:val="cs-CZ"/>
        </w:rPr>
      </w:pPr>
      <w:r w:rsidRPr="008D1554">
        <w:rPr>
          <w:b/>
          <w:bCs/>
          <w:color w:val="auto"/>
          <w:sz w:val="44"/>
          <w:szCs w:val="44"/>
          <w:lang w:val="cs-CZ"/>
        </w:rPr>
        <w:t>Pravidla zkoušky</w:t>
      </w:r>
    </w:p>
    <w:p w14:paraId="37EC13CD" w14:textId="77777777" w:rsidR="00EB0DFE" w:rsidRPr="008D1554" w:rsidRDefault="00EB0DFE" w:rsidP="000B454F">
      <w:pPr>
        <w:pStyle w:val="Default"/>
        <w:spacing w:line="276" w:lineRule="auto"/>
        <w:rPr>
          <w:color w:val="auto"/>
          <w:lang w:val="cs-CZ"/>
        </w:rPr>
      </w:pPr>
    </w:p>
    <w:p w14:paraId="169070D7" w14:textId="34AF5870" w:rsidR="00F07C89" w:rsidRPr="008D1554" w:rsidRDefault="00F07C89" w:rsidP="00F07C89">
      <w:pPr>
        <w:pStyle w:val="Nadpis1"/>
        <w:numPr>
          <w:ilvl w:val="0"/>
          <w:numId w:val="3"/>
        </w:numPr>
        <w:suppressAutoHyphens/>
        <w:spacing w:before="0" w:after="0" w:line="360" w:lineRule="auto"/>
        <w:ind w:left="709" w:hanging="425"/>
        <w:jc w:val="center"/>
        <w:textAlignment w:val="auto"/>
        <w:rPr>
          <w:rFonts w:ascii="Arial" w:hAnsi="Arial" w:cs="Arial"/>
          <w:lang w:val="cs-CZ"/>
        </w:rPr>
      </w:pPr>
      <w:bookmarkStart w:id="4" w:name="_Toc20841793"/>
      <w:r w:rsidRPr="008D1554">
        <w:rPr>
          <w:rFonts w:ascii="Arial" w:hAnsi="Arial" w:cs="Arial"/>
          <w:lang w:val="cs-CZ"/>
        </w:rPr>
        <w:t>1.</w:t>
      </w:r>
      <w:r w:rsidR="007E0E77" w:rsidRPr="008D1554">
        <w:rPr>
          <w:rFonts w:ascii="Arial" w:hAnsi="Arial" w:cs="Arial"/>
          <w:lang w:val="cs-CZ"/>
        </w:rPr>
        <w:t xml:space="preserve"> </w:t>
      </w:r>
      <w:r w:rsidR="00CB14BD" w:rsidRPr="008D1554">
        <w:rPr>
          <w:rFonts w:ascii="Arial" w:hAnsi="Arial" w:cs="Arial"/>
          <w:lang w:val="cs-CZ"/>
        </w:rPr>
        <w:t>Úvod</w:t>
      </w:r>
      <w:bookmarkEnd w:id="4"/>
      <w:r w:rsidRPr="008D1554">
        <w:rPr>
          <w:rFonts w:ascii="Arial" w:hAnsi="Arial" w:cs="Arial"/>
          <w:lang w:val="cs-CZ"/>
        </w:rPr>
        <w:t xml:space="preserve"> </w:t>
      </w:r>
    </w:p>
    <w:p w14:paraId="3E45AFBD" w14:textId="77777777" w:rsidR="00F07C89" w:rsidRPr="008D1554" w:rsidRDefault="00F07C89" w:rsidP="00F07C89">
      <w:pPr>
        <w:spacing w:line="360" w:lineRule="auto"/>
        <w:ind w:left="709" w:hanging="425"/>
        <w:jc w:val="center"/>
        <w:rPr>
          <w:rFonts w:ascii="Arial" w:hAnsi="Arial" w:cs="Arial"/>
          <w:lang w:val="cs-CZ"/>
        </w:rPr>
      </w:pPr>
    </w:p>
    <w:p w14:paraId="6E01CB25" w14:textId="6DD756DD" w:rsidR="00C36D2E" w:rsidRDefault="00F07C89" w:rsidP="00C36D2E">
      <w:pPr>
        <w:pStyle w:val="Default"/>
        <w:spacing w:line="360" w:lineRule="auto"/>
        <w:rPr>
          <w:color w:val="auto"/>
          <w:lang w:val="cs-CZ"/>
        </w:rPr>
      </w:pPr>
      <w:proofErr w:type="spellStart"/>
      <w:r w:rsidRPr="008D1554">
        <w:rPr>
          <w:color w:val="auto"/>
          <w:lang w:val="cs-CZ"/>
        </w:rPr>
        <w:t>European</w:t>
      </w:r>
      <w:proofErr w:type="spellEnd"/>
      <w:r w:rsidRPr="008D1554">
        <w:rPr>
          <w:color w:val="auto"/>
          <w:lang w:val="cs-CZ"/>
        </w:rPr>
        <w:t xml:space="preserve"> </w:t>
      </w:r>
      <w:proofErr w:type="spellStart"/>
      <w:r w:rsidRPr="008D1554">
        <w:rPr>
          <w:color w:val="auto"/>
          <w:lang w:val="cs-CZ"/>
        </w:rPr>
        <w:t>Arboricultural</w:t>
      </w:r>
      <w:proofErr w:type="spellEnd"/>
      <w:r w:rsidRPr="008D1554">
        <w:rPr>
          <w:color w:val="auto"/>
          <w:lang w:val="cs-CZ"/>
        </w:rPr>
        <w:t xml:space="preserve"> </w:t>
      </w:r>
      <w:proofErr w:type="spellStart"/>
      <w:r w:rsidRPr="008D1554">
        <w:rPr>
          <w:color w:val="auto"/>
          <w:lang w:val="cs-CZ"/>
        </w:rPr>
        <w:t>Council</w:t>
      </w:r>
      <w:proofErr w:type="spellEnd"/>
      <w:r w:rsidRPr="008D1554">
        <w:rPr>
          <w:color w:val="auto"/>
          <w:lang w:val="cs-CZ"/>
        </w:rPr>
        <w:t xml:space="preserve"> (EAC), </w:t>
      </w:r>
      <w:r w:rsidR="00CB14BD" w:rsidRPr="008D1554">
        <w:rPr>
          <w:color w:val="auto"/>
          <w:lang w:val="cs-CZ"/>
        </w:rPr>
        <w:t xml:space="preserve">reprezentovaný národními </w:t>
      </w:r>
      <w:r w:rsidR="00E46F43" w:rsidRPr="008D1554">
        <w:rPr>
          <w:color w:val="auto"/>
          <w:lang w:val="cs-CZ"/>
        </w:rPr>
        <w:t xml:space="preserve">sdruženími, která tvoří tuto organizaci, </w:t>
      </w:r>
      <w:r w:rsidR="006C4DE8">
        <w:rPr>
          <w:color w:val="auto"/>
          <w:lang w:val="cs-CZ"/>
        </w:rPr>
        <w:t>vydává certifikaci pro</w:t>
      </w:r>
      <w:r w:rsidRPr="008D1554">
        <w:rPr>
          <w:color w:val="auto"/>
          <w:lang w:val="cs-CZ"/>
        </w:rPr>
        <w:t xml:space="preserve"> </w:t>
      </w:r>
      <w:r w:rsidR="00D161B8">
        <w:rPr>
          <w:color w:val="auto"/>
          <w:lang w:val="cs-CZ"/>
        </w:rPr>
        <w:t>„</w:t>
      </w:r>
      <w:r w:rsidR="00E46F43" w:rsidRPr="008D1554">
        <w:rPr>
          <w:color w:val="auto"/>
          <w:lang w:val="cs-CZ"/>
        </w:rPr>
        <w:t>Spec</w:t>
      </w:r>
      <w:r w:rsidR="002C22AD" w:rsidRPr="008D1554">
        <w:rPr>
          <w:color w:val="auto"/>
          <w:lang w:val="cs-CZ"/>
        </w:rPr>
        <w:t>ialista pro péči o senescentní stromy</w:t>
      </w:r>
      <w:r w:rsidR="00D161B8">
        <w:rPr>
          <w:color w:val="auto"/>
          <w:lang w:val="cs-CZ"/>
        </w:rPr>
        <w:t>“</w:t>
      </w:r>
      <w:r w:rsidR="00CB03BF" w:rsidRPr="008D1554">
        <w:rPr>
          <w:color w:val="auto"/>
          <w:lang w:val="cs-CZ"/>
        </w:rPr>
        <w:t xml:space="preserve"> </w:t>
      </w:r>
      <w:r w:rsidR="00D161B8">
        <w:rPr>
          <w:color w:val="auto"/>
          <w:lang w:val="cs-CZ"/>
        </w:rPr>
        <w:t>(</w:t>
      </w:r>
      <w:proofErr w:type="spellStart"/>
      <w:r w:rsidR="00CB03BF" w:rsidRPr="008D1554">
        <w:rPr>
          <w:color w:val="auto"/>
          <w:lang w:val="cs-CZ"/>
        </w:rPr>
        <w:t>VETcert</w:t>
      </w:r>
      <w:proofErr w:type="spellEnd"/>
      <w:r w:rsidR="00D161B8">
        <w:rPr>
          <w:color w:val="auto"/>
          <w:lang w:val="cs-CZ"/>
        </w:rPr>
        <w:t>)</w:t>
      </w:r>
      <w:r w:rsidRPr="008D1554">
        <w:rPr>
          <w:color w:val="auto"/>
          <w:lang w:val="cs-CZ"/>
        </w:rPr>
        <w:t xml:space="preserve">. </w:t>
      </w:r>
      <w:r w:rsidR="00C36D2E" w:rsidRPr="00C36D2E">
        <w:rPr>
          <w:color w:val="auto"/>
          <w:lang w:val="cs-CZ"/>
        </w:rPr>
        <w:t xml:space="preserve">Předpisy pro zkoušení certifikovaných specialistů pro péči o senescentní stromy byly vyvinuty </w:t>
      </w:r>
      <w:r w:rsidR="00B215CA">
        <w:rPr>
          <w:color w:val="auto"/>
          <w:lang w:val="cs-CZ"/>
        </w:rPr>
        <w:t xml:space="preserve">v rámci projektu </w:t>
      </w:r>
      <w:proofErr w:type="spellStart"/>
      <w:r w:rsidR="00B215CA">
        <w:rPr>
          <w:color w:val="auto"/>
          <w:lang w:val="cs-CZ"/>
        </w:rPr>
        <w:t>VETcert</w:t>
      </w:r>
      <w:proofErr w:type="spellEnd"/>
      <w:r w:rsidR="00B215CA">
        <w:rPr>
          <w:color w:val="auto"/>
          <w:lang w:val="cs-CZ"/>
        </w:rPr>
        <w:t xml:space="preserve"> a </w:t>
      </w:r>
      <w:r w:rsidR="00B215CA" w:rsidRPr="00C36D2E">
        <w:rPr>
          <w:color w:val="auto"/>
          <w:lang w:val="cs-CZ"/>
        </w:rPr>
        <w:t xml:space="preserve">jsou udržovány </w:t>
      </w:r>
      <w:r w:rsidR="00C36D2E" w:rsidRPr="00C36D2E">
        <w:rPr>
          <w:color w:val="auto"/>
          <w:lang w:val="cs-CZ"/>
        </w:rPr>
        <w:t xml:space="preserve">řídící skupinou </w:t>
      </w:r>
      <w:proofErr w:type="spellStart"/>
      <w:r w:rsidR="00C36D2E" w:rsidRPr="00C36D2E">
        <w:rPr>
          <w:color w:val="auto"/>
          <w:lang w:val="cs-CZ"/>
        </w:rPr>
        <w:t>VETcert</w:t>
      </w:r>
      <w:proofErr w:type="spellEnd"/>
      <w:r w:rsidR="00B215CA">
        <w:rPr>
          <w:color w:val="auto"/>
          <w:lang w:val="cs-CZ"/>
        </w:rPr>
        <w:t xml:space="preserve"> (VSG) ve spolupráci s </w:t>
      </w:r>
      <w:r w:rsidR="00C36D2E" w:rsidRPr="00C36D2E">
        <w:rPr>
          <w:color w:val="auto"/>
          <w:lang w:val="cs-CZ"/>
        </w:rPr>
        <w:t>Evropsk</w:t>
      </w:r>
      <w:r w:rsidR="00B215CA">
        <w:rPr>
          <w:color w:val="auto"/>
          <w:lang w:val="cs-CZ"/>
        </w:rPr>
        <w:t>ou</w:t>
      </w:r>
      <w:r w:rsidR="00C36D2E" w:rsidRPr="00C36D2E">
        <w:rPr>
          <w:color w:val="auto"/>
          <w:lang w:val="cs-CZ"/>
        </w:rPr>
        <w:t xml:space="preserve"> arboristick</w:t>
      </w:r>
      <w:r w:rsidR="00B215CA">
        <w:rPr>
          <w:color w:val="auto"/>
          <w:lang w:val="cs-CZ"/>
        </w:rPr>
        <w:t>ou</w:t>
      </w:r>
      <w:r w:rsidR="00C36D2E" w:rsidRPr="00C36D2E">
        <w:rPr>
          <w:color w:val="auto"/>
          <w:lang w:val="cs-CZ"/>
        </w:rPr>
        <w:t xml:space="preserve"> rad</w:t>
      </w:r>
      <w:r w:rsidR="00B215CA">
        <w:rPr>
          <w:color w:val="auto"/>
          <w:lang w:val="cs-CZ"/>
        </w:rPr>
        <w:t>ou</w:t>
      </w:r>
      <w:r w:rsidR="00C36D2E" w:rsidRPr="00C36D2E">
        <w:rPr>
          <w:color w:val="auto"/>
          <w:lang w:val="cs-CZ"/>
        </w:rPr>
        <w:t xml:space="preserve"> (EAC). </w:t>
      </w:r>
      <w:r w:rsidR="00C97A40">
        <w:rPr>
          <w:color w:val="auto"/>
          <w:lang w:val="cs-CZ"/>
        </w:rPr>
        <w:t>Předpisy b</w:t>
      </w:r>
      <w:r w:rsidR="00C36D2E" w:rsidRPr="00C36D2E">
        <w:rPr>
          <w:color w:val="auto"/>
          <w:lang w:val="cs-CZ"/>
        </w:rPr>
        <w:t>udou pravidelně aktualizovány a upravovány.</w:t>
      </w:r>
    </w:p>
    <w:p w14:paraId="08A7B482" w14:textId="77777777" w:rsidR="00C36D2E" w:rsidRDefault="00C36D2E" w:rsidP="00C36D2E">
      <w:pPr>
        <w:pStyle w:val="Default"/>
        <w:spacing w:line="360" w:lineRule="auto"/>
        <w:rPr>
          <w:color w:val="auto"/>
          <w:lang w:val="cs-CZ"/>
        </w:rPr>
      </w:pPr>
    </w:p>
    <w:p w14:paraId="1A54B803" w14:textId="500AA50C" w:rsidR="000B454F" w:rsidRPr="00C97A40" w:rsidRDefault="002C22AD" w:rsidP="000B454F">
      <w:pPr>
        <w:pStyle w:val="Default"/>
        <w:numPr>
          <w:ilvl w:val="1"/>
          <w:numId w:val="14"/>
        </w:numPr>
        <w:spacing w:line="360" w:lineRule="auto"/>
        <w:ind w:left="993" w:hanging="633"/>
        <w:rPr>
          <w:color w:val="auto"/>
          <w:lang w:val="cs-CZ"/>
        </w:rPr>
      </w:pPr>
      <w:r w:rsidRPr="008D1554">
        <w:rPr>
          <w:color w:val="auto"/>
          <w:lang w:val="cs-CZ"/>
        </w:rPr>
        <w:t>Cílem této zkoušky je prověřit znalosti a zkušenosti</w:t>
      </w:r>
      <w:r w:rsidR="0006493E" w:rsidRPr="008D1554">
        <w:rPr>
          <w:color w:val="auto"/>
          <w:lang w:val="cs-CZ"/>
        </w:rPr>
        <w:t xml:space="preserve">, prezentované kandidátem ve vztahu ke standardům </w:t>
      </w:r>
      <w:proofErr w:type="spellStart"/>
      <w:r w:rsidR="0006493E" w:rsidRPr="008D1554">
        <w:rPr>
          <w:color w:val="auto"/>
          <w:lang w:val="cs-CZ"/>
        </w:rPr>
        <w:t>VETcert</w:t>
      </w:r>
      <w:proofErr w:type="spellEnd"/>
      <w:r w:rsidR="0006493E" w:rsidRPr="008D1554">
        <w:rPr>
          <w:color w:val="auto"/>
          <w:lang w:val="cs-CZ"/>
        </w:rPr>
        <w:t xml:space="preserve">. </w:t>
      </w:r>
      <w:r w:rsidR="00CA72F5" w:rsidRPr="008D1554">
        <w:rPr>
          <w:color w:val="auto"/>
          <w:lang w:val="cs-CZ"/>
        </w:rPr>
        <w:t xml:space="preserve">Budou nabízené dvě úrovně tohoto typu certifikace: </w:t>
      </w:r>
      <w:r w:rsidR="00F672EA" w:rsidRPr="008D1554">
        <w:rPr>
          <w:b/>
          <w:bCs/>
          <w:color w:val="auto"/>
          <w:lang w:val="cs-CZ"/>
        </w:rPr>
        <w:t>Praktik</w:t>
      </w:r>
      <w:r w:rsidR="00F672EA" w:rsidRPr="008D1554">
        <w:rPr>
          <w:color w:val="auto"/>
          <w:lang w:val="cs-CZ"/>
        </w:rPr>
        <w:t xml:space="preserve"> a </w:t>
      </w:r>
      <w:r w:rsidR="00F672EA" w:rsidRPr="008D1554">
        <w:rPr>
          <w:b/>
          <w:bCs/>
          <w:color w:val="auto"/>
          <w:lang w:val="cs-CZ"/>
        </w:rPr>
        <w:t>Konzultant</w:t>
      </w:r>
      <w:r w:rsidR="00F672EA" w:rsidRPr="008D1554">
        <w:rPr>
          <w:color w:val="auto"/>
          <w:lang w:val="cs-CZ"/>
        </w:rPr>
        <w:t xml:space="preserve">. </w:t>
      </w:r>
    </w:p>
    <w:p w14:paraId="1E14F40F" w14:textId="77777777" w:rsidR="00F07C89" w:rsidRPr="008D1554" w:rsidRDefault="00F07C89" w:rsidP="00F07C89">
      <w:pPr>
        <w:pStyle w:val="Default"/>
        <w:spacing w:line="360" w:lineRule="auto"/>
        <w:ind w:left="709" w:hanging="425"/>
        <w:rPr>
          <w:color w:val="auto"/>
          <w:lang w:val="cs-CZ"/>
        </w:rPr>
      </w:pPr>
    </w:p>
    <w:p w14:paraId="345AD546" w14:textId="51D2E64C" w:rsidR="00E05775" w:rsidRPr="008D1554" w:rsidRDefault="00F672EA" w:rsidP="00177059">
      <w:pPr>
        <w:pStyle w:val="Default"/>
        <w:numPr>
          <w:ilvl w:val="1"/>
          <w:numId w:val="14"/>
        </w:numPr>
        <w:spacing w:line="360" w:lineRule="auto"/>
        <w:ind w:left="993" w:hanging="633"/>
        <w:rPr>
          <w:b/>
          <w:color w:val="auto"/>
          <w:lang w:val="cs-CZ"/>
        </w:rPr>
      </w:pPr>
      <w:bookmarkStart w:id="5" w:name="_Hlk13739643"/>
      <w:bookmarkStart w:id="6" w:name="_Hlk13736400"/>
      <w:r w:rsidRPr="008D1554">
        <w:rPr>
          <w:b/>
          <w:color w:val="auto"/>
          <w:lang w:val="cs-CZ"/>
        </w:rPr>
        <w:t>Úspěšní kandidáti mohou dle splněné úrovně užívat titulů:</w:t>
      </w:r>
      <w:r w:rsidR="00F07C89" w:rsidRPr="008D1554">
        <w:rPr>
          <w:b/>
          <w:color w:val="auto"/>
          <w:lang w:val="cs-CZ"/>
        </w:rPr>
        <w:t xml:space="preserve"> </w:t>
      </w:r>
    </w:p>
    <w:p w14:paraId="49CB97A6" w14:textId="0BAA6924" w:rsidR="00F07C89" w:rsidRPr="008D1554" w:rsidRDefault="00F07C89" w:rsidP="00177059">
      <w:pPr>
        <w:pStyle w:val="Default"/>
        <w:spacing w:line="360" w:lineRule="auto"/>
        <w:ind w:left="708" w:firstLine="285"/>
        <w:rPr>
          <w:b/>
          <w:color w:val="auto"/>
          <w:lang w:val="cs-CZ"/>
        </w:rPr>
      </w:pPr>
      <w:bookmarkStart w:id="7" w:name="_Hlk13645012"/>
      <w:bookmarkStart w:id="8" w:name="_Hlk13735856"/>
      <w:r w:rsidRPr="008D1554">
        <w:rPr>
          <w:b/>
          <w:color w:val="auto"/>
          <w:lang w:val="cs-CZ"/>
        </w:rPr>
        <w:t>"</w:t>
      </w:r>
      <w:r w:rsidR="00C97A40">
        <w:rPr>
          <w:b/>
          <w:color w:val="auto"/>
          <w:lang w:val="cs-CZ"/>
        </w:rPr>
        <w:t>Specialista</w:t>
      </w:r>
      <w:r w:rsidR="00FE6F63" w:rsidRPr="008D1554">
        <w:rPr>
          <w:b/>
          <w:color w:val="auto"/>
          <w:lang w:val="cs-CZ"/>
        </w:rPr>
        <w:t xml:space="preserve"> pro péči o senescentní </w:t>
      </w:r>
      <w:r w:rsidR="00610044" w:rsidRPr="008D1554">
        <w:rPr>
          <w:b/>
          <w:color w:val="auto"/>
          <w:lang w:val="cs-CZ"/>
        </w:rPr>
        <w:t xml:space="preserve">stromy – </w:t>
      </w:r>
      <w:r w:rsidR="00C97A40">
        <w:rPr>
          <w:b/>
          <w:color w:val="auto"/>
          <w:lang w:val="cs-CZ"/>
        </w:rPr>
        <w:t xml:space="preserve">úroveň </w:t>
      </w:r>
      <w:r w:rsidR="00610044" w:rsidRPr="008D1554">
        <w:rPr>
          <w:b/>
          <w:color w:val="auto"/>
          <w:lang w:val="cs-CZ"/>
        </w:rPr>
        <w:t>Praktik</w:t>
      </w:r>
      <w:r w:rsidRPr="008D1554">
        <w:rPr>
          <w:b/>
          <w:color w:val="auto"/>
          <w:lang w:val="cs-CZ"/>
        </w:rPr>
        <w:t>"</w:t>
      </w:r>
      <w:bookmarkEnd w:id="7"/>
    </w:p>
    <w:p w14:paraId="1A71BA6C" w14:textId="47419E0A" w:rsidR="00E05775" w:rsidRPr="008D1554" w:rsidRDefault="00E05775" w:rsidP="00177059">
      <w:pPr>
        <w:pStyle w:val="Default"/>
        <w:spacing w:line="360" w:lineRule="auto"/>
        <w:ind w:left="708" w:firstLine="285"/>
        <w:rPr>
          <w:b/>
          <w:color w:val="auto"/>
          <w:lang w:val="cs-CZ"/>
        </w:rPr>
      </w:pPr>
      <w:r w:rsidRPr="008D1554">
        <w:rPr>
          <w:b/>
          <w:color w:val="auto"/>
          <w:lang w:val="cs-CZ"/>
        </w:rPr>
        <w:t>"</w:t>
      </w:r>
      <w:r w:rsidR="00C97A40">
        <w:rPr>
          <w:b/>
          <w:color w:val="auto"/>
          <w:lang w:val="cs-CZ"/>
        </w:rPr>
        <w:t>S</w:t>
      </w:r>
      <w:r w:rsidR="00FE6F63" w:rsidRPr="008D1554">
        <w:rPr>
          <w:b/>
          <w:color w:val="auto"/>
          <w:lang w:val="cs-CZ"/>
        </w:rPr>
        <w:t xml:space="preserve">pecialista pro péči o senescentní </w:t>
      </w:r>
      <w:r w:rsidR="00610044" w:rsidRPr="008D1554">
        <w:rPr>
          <w:b/>
          <w:color w:val="auto"/>
          <w:lang w:val="cs-CZ"/>
        </w:rPr>
        <w:t xml:space="preserve">stromy – </w:t>
      </w:r>
      <w:r w:rsidR="00C97A40">
        <w:rPr>
          <w:b/>
          <w:color w:val="auto"/>
          <w:lang w:val="cs-CZ"/>
        </w:rPr>
        <w:t xml:space="preserve">úroveň </w:t>
      </w:r>
      <w:r w:rsidR="00610044" w:rsidRPr="008D1554">
        <w:rPr>
          <w:b/>
          <w:color w:val="auto"/>
          <w:lang w:val="cs-CZ"/>
        </w:rPr>
        <w:t>Konzultant</w:t>
      </w:r>
      <w:r w:rsidRPr="008D1554">
        <w:rPr>
          <w:b/>
          <w:color w:val="auto"/>
          <w:lang w:val="cs-CZ"/>
        </w:rPr>
        <w:t>"</w:t>
      </w:r>
    </w:p>
    <w:bookmarkEnd w:id="5"/>
    <w:p w14:paraId="7E744FE0" w14:textId="77777777" w:rsidR="00D45B60" w:rsidRPr="008D1554" w:rsidRDefault="00D45B60" w:rsidP="00177059">
      <w:pPr>
        <w:pStyle w:val="Default"/>
        <w:spacing w:line="360" w:lineRule="auto"/>
        <w:ind w:left="708" w:firstLine="285"/>
        <w:rPr>
          <w:color w:val="auto"/>
          <w:lang w:val="cs-CZ"/>
        </w:rPr>
      </w:pPr>
    </w:p>
    <w:bookmarkEnd w:id="6"/>
    <w:bookmarkEnd w:id="8"/>
    <w:p w14:paraId="0962B0A1" w14:textId="2C39B922" w:rsidR="00F07C89" w:rsidRPr="008D1554" w:rsidRDefault="00D45B60" w:rsidP="00533BE0">
      <w:pPr>
        <w:pStyle w:val="Default"/>
        <w:spacing w:line="360" w:lineRule="auto"/>
        <w:ind w:left="284"/>
        <w:rPr>
          <w:color w:val="auto"/>
          <w:lang w:val="cs-CZ"/>
        </w:rPr>
      </w:pPr>
      <w:r w:rsidRPr="008D1554">
        <w:rPr>
          <w:color w:val="auto"/>
          <w:lang w:val="cs-CZ"/>
        </w:rPr>
        <w:t>1.3</w:t>
      </w:r>
      <w:r w:rsidR="00533BE0" w:rsidRPr="008D1554">
        <w:rPr>
          <w:color w:val="auto"/>
          <w:lang w:val="cs-CZ"/>
        </w:rPr>
        <w:tab/>
      </w:r>
      <w:r w:rsidR="00415972" w:rsidRPr="008D1554">
        <w:rPr>
          <w:color w:val="auto"/>
          <w:lang w:val="cs-CZ"/>
        </w:rPr>
        <w:t xml:space="preserve">   </w:t>
      </w:r>
      <w:r w:rsidR="00E46A19">
        <w:rPr>
          <w:color w:val="auto"/>
          <w:lang w:val="cs-CZ"/>
        </w:rPr>
        <w:t>Certifikace</w:t>
      </w:r>
      <w:r w:rsidR="007E096E" w:rsidRPr="008D1554">
        <w:rPr>
          <w:color w:val="auto"/>
          <w:lang w:val="cs-CZ"/>
        </w:rPr>
        <w:t xml:space="preserve"> je platná 3 roky</w:t>
      </w:r>
      <w:r w:rsidR="00D87BF7" w:rsidRPr="008D1554">
        <w:rPr>
          <w:color w:val="auto"/>
          <w:lang w:val="cs-CZ"/>
        </w:rPr>
        <w:t>.</w:t>
      </w:r>
      <w:r w:rsidR="002B3641" w:rsidRPr="008D1554">
        <w:rPr>
          <w:color w:val="auto"/>
          <w:lang w:val="cs-CZ"/>
        </w:rPr>
        <w:t xml:space="preserve"> </w:t>
      </w:r>
      <w:r w:rsidR="00F07C89" w:rsidRPr="008D1554">
        <w:rPr>
          <w:color w:val="auto"/>
          <w:lang w:val="cs-CZ"/>
        </w:rPr>
        <w:br w:type="page"/>
      </w:r>
    </w:p>
    <w:p w14:paraId="2A1ED80C" w14:textId="45E09296" w:rsidR="00F07C89" w:rsidRPr="008D1554" w:rsidRDefault="00F07C89" w:rsidP="00F07C89">
      <w:pPr>
        <w:pStyle w:val="Nadpis1"/>
        <w:numPr>
          <w:ilvl w:val="0"/>
          <w:numId w:val="3"/>
        </w:numPr>
        <w:suppressAutoHyphens/>
        <w:spacing w:before="0" w:after="0" w:line="360" w:lineRule="auto"/>
        <w:ind w:left="709" w:hanging="425"/>
        <w:jc w:val="center"/>
        <w:textAlignment w:val="auto"/>
        <w:rPr>
          <w:rFonts w:ascii="Arial" w:hAnsi="Arial" w:cs="Arial"/>
          <w:lang w:val="cs-CZ"/>
        </w:rPr>
      </w:pPr>
      <w:bookmarkStart w:id="9" w:name="_Toc20841794"/>
      <w:r w:rsidRPr="008D1554">
        <w:rPr>
          <w:rFonts w:ascii="Arial" w:hAnsi="Arial" w:cs="Arial"/>
          <w:lang w:val="cs-CZ"/>
        </w:rPr>
        <w:lastRenderedPageBreak/>
        <w:t xml:space="preserve">2. </w:t>
      </w:r>
      <w:r w:rsidR="006E584A" w:rsidRPr="008D1554">
        <w:rPr>
          <w:rFonts w:ascii="Arial" w:hAnsi="Arial" w:cs="Arial"/>
          <w:lang w:val="cs-CZ"/>
        </w:rPr>
        <w:t>Organi</w:t>
      </w:r>
      <w:r w:rsidR="007E096E" w:rsidRPr="008D1554">
        <w:rPr>
          <w:rFonts w:ascii="Arial" w:hAnsi="Arial" w:cs="Arial"/>
          <w:lang w:val="cs-CZ"/>
        </w:rPr>
        <w:t>zace</w:t>
      </w:r>
      <w:bookmarkEnd w:id="9"/>
    </w:p>
    <w:p w14:paraId="18A99F82" w14:textId="77777777" w:rsidR="00F07C89" w:rsidRPr="008D1554" w:rsidRDefault="00F07C89" w:rsidP="00F07C89">
      <w:pPr>
        <w:spacing w:line="360" w:lineRule="auto"/>
        <w:ind w:left="851" w:hanging="567"/>
        <w:jc w:val="center"/>
        <w:rPr>
          <w:rFonts w:ascii="Arial" w:hAnsi="Arial" w:cs="Arial"/>
          <w:lang w:val="cs-CZ"/>
        </w:rPr>
      </w:pPr>
    </w:p>
    <w:p w14:paraId="5385F9D4" w14:textId="741570D9" w:rsidR="00302326" w:rsidRPr="008D1554" w:rsidRDefault="00302326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2.1</w:t>
      </w:r>
      <w:r w:rsidRPr="008D1554">
        <w:rPr>
          <w:rFonts w:ascii="Arial" w:hAnsi="Arial" w:cs="Arial"/>
          <w:lang w:val="cs-CZ"/>
        </w:rPr>
        <w:tab/>
      </w:r>
      <w:proofErr w:type="spellStart"/>
      <w:r w:rsidR="00734F8B" w:rsidRPr="008D1554">
        <w:rPr>
          <w:rFonts w:ascii="Arial" w:hAnsi="Arial" w:cs="Arial"/>
          <w:lang w:val="cs-CZ"/>
        </w:rPr>
        <w:t>European</w:t>
      </w:r>
      <w:proofErr w:type="spellEnd"/>
      <w:r w:rsidR="00734F8B" w:rsidRPr="008D1554">
        <w:rPr>
          <w:rFonts w:ascii="Arial" w:hAnsi="Arial" w:cs="Arial"/>
          <w:lang w:val="cs-CZ"/>
        </w:rPr>
        <w:t xml:space="preserve"> </w:t>
      </w:r>
      <w:proofErr w:type="spellStart"/>
      <w:r w:rsidR="00734F8B" w:rsidRPr="008D1554">
        <w:rPr>
          <w:rFonts w:ascii="Arial" w:hAnsi="Arial" w:cs="Arial"/>
          <w:lang w:val="cs-CZ"/>
        </w:rPr>
        <w:t>Arboricultural</w:t>
      </w:r>
      <w:proofErr w:type="spellEnd"/>
      <w:r w:rsidR="00734F8B" w:rsidRPr="008D1554">
        <w:rPr>
          <w:rFonts w:ascii="Arial" w:hAnsi="Arial" w:cs="Arial"/>
          <w:lang w:val="cs-CZ"/>
        </w:rPr>
        <w:t xml:space="preserve"> </w:t>
      </w:r>
      <w:proofErr w:type="spellStart"/>
      <w:r w:rsidR="00734F8B" w:rsidRPr="008D1554">
        <w:rPr>
          <w:rFonts w:ascii="Arial" w:hAnsi="Arial" w:cs="Arial"/>
          <w:lang w:val="cs-CZ"/>
        </w:rPr>
        <w:t>Council</w:t>
      </w:r>
      <w:proofErr w:type="spellEnd"/>
      <w:r w:rsidR="00734F8B" w:rsidRPr="008D1554">
        <w:rPr>
          <w:rFonts w:ascii="Arial" w:hAnsi="Arial" w:cs="Arial"/>
          <w:lang w:val="cs-CZ"/>
        </w:rPr>
        <w:t xml:space="preserve"> (EAC) </w:t>
      </w:r>
      <w:r w:rsidR="00881045" w:rsidRPr="008D1554">
        <w:rPr>
          <w:rFonts w:ascii="Arial" w:hAnsi="Arial" w:cs="Arial"/>
          <w:lang w:val="cs-CZ"/>
        </w:rPr>
        <w:t xml:space="preserve">je </w:t>
      </w:r>
      <w:r w:rsidR="00881045" w:rsidRPr="008D1554">
        <w:rPr>
          <w:rFonts w:ascii="Arial" w:hAnsi="Arial" w:cs="Arial"/>
          <w:b/>
          <w:bCs/>
          <w:lang w:val="cs-CZ"/>
        </w:rPr>
        <w:t>řídícím orgánem</w:t>
      </w:r>
      <w:r w:rsidR="00881045" w:rsidRPr="008D1554">
        <w:rPr>
          <w:rFonts w:ascii="Arial" w:hAnsi="Arial" w:cs="Arial"/>
          <w:lang w:val="cs-CZ"/>
        </w:rPr>
        <w:t xml:space="preserve"> pro </w:t>
      </w:r>
      <w:proofErr w:type="spellStart"/>
      <w:r w:rsidR="00881045" w:rsidRPr="008D1554">
        <w:rPr>
          <w:rFonts w:ascii="Arial" w:hAnsi="Arial" w:cs="Arial"/>
          <w:lang w:val="cs-CZ"/>
        </w:rPr>
        <w:t>VETcert</w:t>
      </w:r>
      <w:proofErr w:type="spellEnd"/>
      <w:r w:rsidR="002E1E79">
        <w:rPr>
          <w:rFonts w:ascii="Arial" w:hAnsi="Arial" w:cs="Arial"/>
          <w:lang w:val="cs-CZ"/>
        </w:rPr>
        <w:t xml:space="preserve"> schéma</w:t>
      </w:r>
      <w:r w:rsidR="00881045" w:rsidRPr="008D1554">
        <w:rPr>
          <w:rFonts w:ascii="Arial" w:hAnsi="Arial" w:cs="Arial"/>
          <w:lang w:val="cs-CZ"/>
        </w:rPr>
        <w:t xml:space="preserve"> a odpovídá za centrální správu tohoto systému.</w:t>
      </w:r>
    </w:p>
    <w:p w14:paraId="43FB6C78" w14:textId="4B4A233A" w:rsidR="00BC6012" w:rsidRPr="008D1554" w:rsidRDefault="00302326" w:rsidP="006F6C57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2.2</w:t>
      </w:r>
      <w:r w:rsidRPr="008D1554">
        <w:rPr>
          <w:rFonts w:ascii="Arial" w:hAnsi="Arial" w:cs="Arial"/>
          <w:lang w:val="cs-CZ"/>
        </w:rPr>
        <w:tab/>
      </w:r>
      <w:r w:rsidR="00881045" w:rsidRPr="008D1554">
        <w:rPr>
          <w:rFonts w:ascii="Arial" w:hAnsi="Arial" w:cs="Arial"/>
          <w:lang w:val="cs-CZ"/>
        </w:rPr>
        <w:t xml:space="preserve">Každá zúčastněná země </w:t>
      </w:r>
      <w:r w:rsidR="0057188D" w:rsidRPr="008D1554">
        <w:rPr>
          <w:rFonts w:ascii="Arial" w:hAnsi="Arial" w:cs="Arial"/>
          <w:lang w:val="cs-CZ"/>
        </w:rPr>
        <w:t xml:space="preserve">má </w:t>
      </w:r>
      <w:proofErr w:type="spellStart"/>
      <w:r w:rsidR="00A14625" w:rsidRPr="008D1554">
        <w:rPr>
          <w:rFonts w:ascii="Arial" w:hAnsi="Arial" w:cs="Arial"/>
          <w:b/>
          <w:lang w:val="cs-CZ"/>
        </w:rPr>
        <w:t>V</w:t>
      </w:r>
      <w:r w:rsidR="002E1E79">
        <w:rPr>
          <w:rFonts w:ascii="Arial" w:hAnsi="Arial" w:cs="Arial"/>
          <w:b/>
          <w:lang w:val="cs-CZ"/>
        </w:rPr>
        <w:t>ETcert</w:t>
      </w:r>
      <w:proofErr w:type="spellEnd"/>
      <w:r w:rsidR="00A14625" w:rsidRPr="008D1554">
        <w:rPr>
          <w:rFonts w:ascii="Arial" w:hAnsi="Arial" w:cs="Arial"/>
          <w:b/>
          <w:lang w:val="cs-CZ"/>
        </w:rPr>
        <w:t xml:space="preserve"> </w:t>
      </w:r>
      <w:r w:rsidR="004622B3">
        <w:rPr>
          <w:rFonts w:ascii="Arial" w:hAnsi="Arial" w:cs="Arial"/>
          <w:b/>
          <w:lang w:val="cs-CZ"/>
        </w:rPr>
        <w:t>certifikační</w:t>
      </w:r>
      <w:r w:rsidR="00A14625" w:rsidRPr="008D1554">
        <w:rPr>
          <w:rFonts w:ascii="Arial" w:hAnsi="Arial" w:cs="Arial"/>
          <w:b/>
          <w:lang w:val="cs-CZ"/>
        </w:rPr>
        <w:t xml:space="preserve"> </w:t>
      </w:r>
      <w:r w:rsidR="004622B3">
        <w:rPr>
          <w:rFonts w:ascii="Arial" w:hAnsi="Arial" w:cs="Arial"/>
          <w:b/>
          <w:lang w:val="cs-CZ"/>
        </w:rPr>
        <w:t>c</w:t>
      </w:r>
      <w:r w:rsidR="00A14625" w:rsidRPr="008D1554">
        <w:rPr>
          <w:rFonts w:ascii="Arial" w:hAnsi="Arial" w:cs="Arial"/>
          <w:b/>
          <w:lang w:val="cs-CZ"/>
        </w:rPr>
        <w:t>entr</w:t>
      </w:r>
      <w:r w:rsidR="004622B3">
        <w:rPr>
          <w:rFonts w:ascii="Arial" w:hAnsi="Arial" w:cs="Arial"/>
          <w:b/>
          <w:lang w:val="cs-CZ"/>
        </w:rPr>
        <w:t>um</w:t>
      </w:r>
      <w:r w:rsidR="009203B2" w:rsidRPr="008D1554">
        <w:rPr>
          <w:rFonts w:ascii="Arial" w:hAnsi="Arial" w:cs="Arial"/>
          <w:lang w:val="cs-CZ"/>
        </w:rPr>
        <w:t xml:space="preserve"> (VCC)</w:t>
      </w:r>
      <w:r w:rsidR="0057188D" w:rsidRPr="008D1554">
        <w:rPr>
          <w:rFonts w:ascii="Arial" w:hAnsi="Arial" w:cs="Arial"/>
          <w:lang w:val="cs-CZ"/>
        </w:rPr>
        <w:t xml:space="preserve"> </w:t>
      </w:r>
      <w:r w:rsidR="00E11428" w:rsidRPr="008D1554">
        <w:rPr>
          <w:rFonts w:ascii="Arial" w:hAnsi="Arial" w:cs="Arial"/>
          <w:lang w:val="cs-CZ"/>
        </w:rPr>
        <w:t>(</w:t>
      </w:r>
      <w:r w:rsidR="0057188D" w:rsidRPr="008D1554">
        <w:rPr>
          <w:rFonts w:ascii="Arial" w:hAnsi="Arial" w:cs="Arial"/>
          <w:lang w:val="cs-CZ"/>
        </w:rPr>
        <w:t>Centrum pro certifikaci specialistů pro péči o senescentní strom</w:t>
      </w:r>
      <w:r w:rsidR="00E11428" w:rsidRPr="008D1554">
        <w:rPr>
          <w:rFonts w:ascii="Arial" w:hAnsi="Arial" w:cs="Arial"/>
          <w:lang w:val="cs-CZ"/>
        </w:rPr>
        <w:t>y)</w:t>
      </w:r>
      <w:r w:rsidR="00A14625" w:rsidRPr="008D1554">
        <w:rPr>
          <w:rFonts w:ascii="Arial" w:hAnsi="Arial" w:cs="Arial"/>
          <w:lang w:val="cs-CZ"/>
        </w:rPr>
        <w:t>,</w:t>
      </w:r>
      <w:r w:rsidR="009203B2" w:rsidRPr="008D1554">
        <w:rPr>
          <w:rFonts w:ascii="Arial" w:hAnsi="Arial" w:cs="Arial"/>
          <w:lang w:val="cs-CZ"/>
        </w:rPr>
        <w:t xml:space="preserve"> </w:t>
      </w:r>
      <w:r w:rsidR="00E11428" w:rsidRPr="008D1554">
        <w:rPr>
          <w:rFonts w:ascii="Arial" w:hAnsi="Arial" w:cs="Arial"/>
          <w:lang w:val="cs-CZ"/>
        </w:rPr>
        <w:t xml:space="preserve">jež je odpovědné za organizaci </w:t>
      </w:r>
      <w:r w:rsidR="006F6C57" w:rsidRPr="008D1554">
        <w:rPr>
          <w:rFonts w:ascii="Arial" w:hAnsi="Arial" w:cs="Arial"/>
          <w:lang w:val="cs-CZ"/>
        </w:rPr>
        <w:t>místních zkoušek.</w:t>
      </w:r>
      <w:r w:rsidR="001D04E8" w:rsidRPr="008D1554">
        <w:rPr>
          <w:rFonts w:ascii="Arial" w:hAnsi="Arial" w:cs="Arial"/>
          <w:lang w:val="cs-CZ"/>
        </w:rPr>
        <w:t xml:space="preserve"> VCC </w:t>
      </w:r>
      <w:r w:rsidR="007E0E77" w:rsidRPr="008D1554">
        <w:rPr>
          <w:rFonts w:ascii="Arial" w:hAnsi="Arial" w:cs="Arial"/>
          <w:lang w:val="cs-CZ"/>
        </w:rPr>
        <w:t>inform</w:t>
      </w:r>
      <w:r w:rsidR="006F6C57" w:rsidRPr="008D1554">
        <w:rPr>
          <w:rFonts w:ascii="Arial" w:hAnsi="Arial" w:cs="Arial"/>
          <w:lang w:val="cs-CZ"/>
        </w:rPr>
        <w:t>uje</w:t>
      </w:r>
      <w:r w:rsidR="007E0E77" w:rsidRPr="008D1554">
        <w:rPr>
          <w:rFonts w:ascii="Arial" w:hAnsi="Arial" w:cs="Arial"/>
          <w:lang w:val="cs-CZ"/>
        </w:rPr>
        <w:t xml:space="preserve"> EAC </w:t>
      </w:r>
      <w:r w:rsidR="006F6C57" w:rsidRPr="008D1554">
        <w:rPr>
          <w:rFonts w:ascii="Arial" w:hAnsi="Arial" w:cs="Arial"/>
          <w:lang w:val="cs-CZ"/>
        </w:rPr>
        <w:t xml:space="preserve">o plánovaných datech </w:t>
      </w:r>
      <w:r w:rsidR="0017758A" w:rsidRPr="008D1554">
        <w:rPr>
          <w:rFonts w:ascii="Arial" w:hAnsi="Arial" w:cs="Arial"/>
          <w:lang w:val="cs-CZ"/>
        </w:rPr>
        <w:t>a místech zkoušek</w:t>
      </w:r>
      <w:r w:rsidR="002E1E79">
        <w:rPr>
          <w:rFonts w:ascii="Arial" w:hAnsi="Arial" w:cs="Arial"/>
          <w:lang w:val="cs-CZ"/>
        </w:rPr>
        <w:t xml:space="preserve"> minimálně 4 týdny před datem zkoušky</w:t>
      </w:r>
      <w:r w:rsidR="0017758A" w:rsidRPr="008D1554">
        <w:rPr>
          <w:rFonts w:ascii="Arial" w:hAnsi="Arial" w:cs="Arial"/>
          <w:lang w:val="cs-CZ"/>
        </w:rPr>
        <w:t xml:space="preserve">. </w:t>
      </w:r>
    </w:p>
    <w:p w14:paraId="6D95B659" w14:textId="1685FB54" w:rsidR="007E0E77" w:rsidRPr="008D1554" w:rsidRDefault="007E0E77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2.3</w:t>
      </w:r>
      <w:r w:rsidRPr="008D1554">
        <w:rPr>
          <w:rFonts w:ascii="Arial" w:hAnsi="Arial" w:cs="Arial"/>
          <w:lang w:val="cs-CZ"/>
        </w:rPr>
        <w:tab/>
        <w:t xml:space="preserve">EAC </w:t>
      </w:r>
      <w:r w:rsidR="0017758A" w:rsidRPr="008D1554">
        <w:rPr>
          <w:rFonts w:ascii="Arial" w:hAnsi="Arial" w:cs="Arial"/>
          <w:lang w:val="cs-CZ"/>
        </w:rPr>
        <w:t xml:space="preserve">bude publikovat </w:t>
      </w:r>
      <w:r w:rsidR="0017758A" w:rsidRPr="008D1554">
        <w:rPr>
          <w:rFonts w:ascii="Arial" w:hAnsi="Arial" w:cs="Arial"/>
          <w:b/>
          <w:bCs/>
          <w:lang w:val="cs-CZ"/>
        </w:rPr>
        <w:t>kalendář všech plánovaných certifikací</w:t>
      </w:r>
      <w:r w:rsidR="002034A8" w:rsidRPr="008D1554">
        <w:rPr>
          <w:rFonts w:ascii="Arial" w:hAnsi="Arial" w:cs="Arial"/>
          <w:lang w:val="cs-CZ"/>
        </w:rPr>
        <w:t xml:space="preserve"> na svých webových stránkách. </w:t>
      </w:r>
      <w:r w:rsidRPr="008D1554">
        <w:rPr>
          <w:rFonts w:ascii="Arial" w:hAnsi="Arial" w:cs="Arial"/>
          <w:lang w:val="cs-CZ"/>
        </w:rPr>
        <w:t xml:space="preserve"> </w:t>
      </w:r>
    </w:p>
    <w:p w14:paraId="196209A5" w14:textId="4F270086" w:rsidR="007E0E77" w:rsidRPr="008D1554" w:rsidRDefault="007E0E77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2.4</w:t>
      </w:r>
      <w:r w:rsidRPr="008D1554">
        <w:rPr>
          <w:rFonts w:ascii="Arial" w:hAnsi="Arial" w:cs="Arial"/>
          <w:lang w:val="cs-CZ"/>
        </w:rPr>
        <w:tab/>
      </w:r>
      <w:r w:rsidR="002034A8" w:rsidRPr="008D1554">
        <w:rPr>
          <w:rFonts w:ascii="Arial" w:hAnsi="Arial" w:cs="Arial"/>
          <w:lang w:val="cs-CZ"/>
        </w:rPr>
        <w:t xml:space="preserve">Kandidáti v každé zemi se mohou </w:t>
      </w:r>
      <w:r w:rsidR="002034A8" w:rsidRPr="008D1554">
        <w:rPr>
          <w:rFonts w:ascii="Arial" w:hAnsi="Arial" w:cs="Arial"/>
          <w:b/>
          <w:bCs/>
          <w:lang w:val="cs-CZ"/>
        </w:rPr>
        <w:t>registrovat u svého VCC</w:t>
      </w:r>
      <w:r w:rsidR="002034A8" w:rsidRPr="008D1554">
        <w:rPr>
          <w:rFonts w:ascii="Arial" w:hAnsi="Arial" w:cs="Arial"/>
          <w:lang w:val="cs-CZ"/>
        </w:rPr>
        <w:t xml:space="preserve">, </w:t>
      </w:r>
      <w:r w:rsidR="00F365D0" w:rsidRPr="008D1554">
        <w:rPr>
          <w:rFonts w:ascii="Arial" w:hAnsi="Arial" w:cs="Arial"/>
          <w:lang w:val="cs-CZ"/>
        </w:rPr>
        <w:t xml:space="preserve">absolvovat zkoušku a v případě úspěšného splnění podmínek obdrží certifikaci </w:t>
      </w:r>
      <w:r w:rsidR="00A32746" w:rsidRPr="008D1554">
        <w:rPr>
          <w:rFonts w:ascii="Arial" w:hAnsi="Arial" w:cs="Arial"/>
          <w:lang w:val="cs-CZ"/>
        </w:rPr>
        <w:t>od VCC.</w:t>
      </w:r>
    </w:p>
    <w:p w14:paraId="20CD2DEF" w14:textId="5496B1EC" w:rsidR="00083235" w:rsidRPr="008D1554" w:rsidRDefault="00302326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</w:t>
      </w:r>
      <w:r w:rsidR="009721A1">
        <w:rPr>
          <w:rFonts w:ascii="Arial" w:hAnsi="Arial" w:cs="Arial"/>
          <w:lang w:val="cs-CZ"/>
        </w:rPr>
        <w:t>5</w:t>
      </w:r>
      <w:r w:rsidRPr="008D1554">
        <w:rPr>
          <w:rFonts w:ascii="Arial" w:hAnsi="Arial" w:cs="Arial"/>
          <w:lang w:val="cs-CZ"/>
        </w:rPr>
        <w:tab/>
      </w:r>
      <w:r w:rsidR="00A32746" w:rsidRPr="008D1554">
        <w:rPr>
          <w:rFonts w:ascii="Arial" w:hAnsi="Arial" w:cs="Arial"/>
          <w:b/>
          <w:bCs/>
          <w:lang w:val="cs-CZ"/>
        </w:rPr>
        <w:t>Platba za zkoušku a registraci</w:t>
      </w:r>
      <w:r w:rsidR="00A32746" w:rsidRPr="008D1554">
        <w:rPr>
          <w:rFonts w:ascii="Arial" w:hAnsi="Arial" w:cs="Arial"/>
          <w:lang w:val="cs-CZ"/>
        </w:rPr>
        <w:t xml:space="preserve"> je splatná </w:t>
      </w:r>
      <w:r w:rsidR="004C25BD" w:rsidRPr="008D1554">
        <w:rPr>
          <w:rFonts w:ascii="Arial" w:hAnsi="Arial" w:cs="Arial"/>
          <w:lang w:val="cs-CZ"/>
        </w:rPr>
        <w:t xml:space="preserve">místnímu VCC předem a nevrací se v případě, že kandidát při zkoušce neuspěje. </w:t>
      </w:r>
    </w:p>
    <w:p w14:paraId="0BB93772" w14:textId="5ECBC1B1" w:rsidR="00083235" w:rsidRPr="008D1554" w:rsidRDefault="00302326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</w:t>
      </w:r>
      <w:r w:rsidR="009721A1">
        <w:rPr>
          <w:rFonts w:ascii="Arial" w:hAnsi="Arial" w:cs="Arial"/>
          <w:lang w:val="cs-CZ"/>
        </w:rPr>
        <w:t>6</w:t>
      </w:r>
      <w:r w:rsidRPr="008D1554">
        <w:rPr>
          <w:rFonts w:ascii="Arial" w:hAnsi="Arial" w:cs="Arial"/>
          <w:lang w:val="cs-CZ"/>
        </w:rPr>
        <w:tab/>
      </w:r>
      <w:r w:rsidR="00DF68BE" w:rsidRPr="008D1554">
        <w:rPr>
          <w:rFonts w:ascii="Arial" w:hAnsi="Arial" w:cs="Arial"/>
          <w:lang w:val="cs-CZ"/>
        </w:rPr>
        <w:t xml:space="preserve">Pokud se kandidát </w:t>
      </w:r>
      <w:r w:rsidR="00DF68BE" w:rsidRPr="008D1554">
        <w:rPr>
          <w:rFonts w:ascii="Arial" w:hAnsi="Arial" w:cs="Arial"/>
          <w:b/>
          <w:bCs/>
          <w:lang w:val="cs-CZ"/>
        </w:rPr>
        <w:t>nedostaví na zkoušku</w:t>
      </w:r>
      <w:r w:rsidR="00DF68BE" w:rsidRPr="008D1554">
        <w:rPr>
          <w:rFonts w:ascii="Arial" w:hAnsi="Arial" w:cs="Arial"/>
          <w:lang w:val="cs-CZ"/>
        </w:rPr>
        <w:t xml:space="preserve">, platba za zkoušku a registraci se nevrací. </w:t>
      </w:r>
    </w:p>
    <w:p w14:paraId="0DD3DFF3" w14:textId="2E2B3C51" w:rsidR="008F227C" w:rsidRPr="008D1554" w:rsidRDefault="00302326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</w:t>
      </w:r>
      <w:r w:rsidR="009721A1">
        <w:rPr>
          <w:rFonts w:ascii="Arial" w:hAnsi="Arial" w:cs="Arial"/>
          <w:lang w:val="cs-CZ"/>
        </w:rPr>
        <w:t>7</w:t>
      </w:r>
      <w:r w:rsidRPr="008D1554">
        <w:rPr>
          <w:rFonts w:ascii="Arial" w:hAnsi="Arial" w:cs="Arial"/>
          <w:lang w:val="cs-CZ"/>
        </w:rPr>
        <w:tab/>
      </w:r>
      <w:r w:rsidR="00CB482B" w:rsidRPr="008D1554">
        <w:rPr>
          <w:rFonts w:ascii="Arial" w:hAnsi="Arial" w:cs="Arial"/>
          <w:lang w:val="cs-CZ"/>
        </w:rPr>
        <w:t>I</w:t>
      </w:r>
      <w:r w:rsidR="00096A89" w:rsidRPr="008D1554">
        <w:rPr>
          <w:rFonts w:ascii="Arial" w:hAnsi="Arial" w:cs="Arial"/>
          <w:lang w:val="cs-CZ"/>
        </w:rPr>
        <w:t>nformace o</w:t>
      </w:r>
      <w:r w:rsidR="00CB482B" w:rsidRPr="008D1554">
        <w:rPr>
          <w:rFonts w:ascii="Arial" w:hAnsi="Arial" w:cs="Arial"/>
          <w:lang w:val="cs-CZ"/>
        </w:rPr>
        <w:t xml:space="preserve"> </w:t>
      </w:r>
      <w:r w:rsidR="00CB482B" w:rsidRPr="008D1554">
        <w:rPr>
          <w:rFonts w:ascii="Arial" w:hAnsi="Arial" w:cs="Arial"/>
          <w:b/>
          <w:bCs/>
          <w:lang w:val="cs-CZ"/>
        </w:rPr>
        <w:t>storno poplatcích</w:t>
      </w:r>
      <w:r w:rsidR="00CB482B" w:rsidRPr="008D1554">
        <w:rPr>
          <w:rFonts w:ascii="Arial" w:hAnsi="Arial" w:cs="Arial"/>
          <w:lang w:val="cs-CZ"/>
        </w:rPr>
        <w:t xml:space="preserve"> naleznete</w:t>
      </w:r>
      <w:r w:rsidR="00852398" w:rsidRPr="008D1554">
        <w:rPr>
          <w:rFonts w:ascii="Arial" w:hAnsi="Arial" w:cs="Arial"/>
          <w:lang w:val="cs-CZ"/>
        </w:rPr>
        <w:t xml:space="preserve"> v aktuálně platných podmínkách VCC.</w:t>
      </w:r>
    </w:p>
    <w:p w14:paraId="41F32146" w14:textId="1FD0D360" w:rsidR="00152956" w:rsidRPr="008D1554" w:rsidRDefault="00302326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</w:t>
      </w:r>
      <w:r w:rsidR="009721A1">
        <w:rPr>
          <w:rFonts w:ascii="Arial" w:hAnsi="Arial" w:cs="Arial"/>
          <w:lang w:val="cs-CZ"/>
        </w:rPr>
        <w:t>8</w:t>
      </w:r>
      <w:r w:rsidRPr="008D1554">
        <w:rPr>
          <w:rFonts w:ascii="Arial" w:hAnsi="Arial" w:cs="Arial"/>
          <w:lang w:val="cs-CZ"/>
        </w:rPr>
        <w:tab/>
      </w:r>
      <w:r w:rsidR="00765E56" w:rsidRPr="008D1554">
        <w:rPr>
          <w:rFonts w:ascii="Arial" w:hAnsi="Arial" w:cs="Arial"/>
          <w:lang w:val="cs-CZ"/>
        </w:rPr>
        <w:t xml:space="preserve">VCC </w:t>
      </w:r>
      <w:r w:rsidR="00852398" w:rsidRPr="008D1554">
        <w:rPr>
          <w:rFonts w:ascii="Arial" w:hAnsi="Arial" w:cs="Arial"/>
          <w:lang w:val="cs-CZ"/>
        </w:rPr>
        <w:t xml:space="preserve">musí předávat </w:t>
      </w:r>
      <w:r w:rsidR="001440FC" w:rsidRPr="008D1554">
        <w:rPr>
          <w:rFonts w:ascii="Arial" w:hAnsi="Arial" w:cs="Arial"/>
          <w:lang w:val="cs-CZ"/>
        </w:rPr>
        <w:t xml:space="preserve">všechny registrace kandidátů za každou zkoušku </w:t>
      </w:r>
      <w:proofErr w:type="spellStart"/>
      <w:r w:rsidR="001440FC" w:rsidRPr="008D1554">
        <w:rPr>
          <w:rFonts w:ascii="Arial" w:hAnsi="Arial" w:cs="Arial"/>
          <w:lang w:val="cs-CZ"/>
        </w:rPr>
        <w:t>VETcert</w:t>
      </w:r>
      <w:proofErr w:type="spellEnd"/>
      <w:r w:rsidR="001440FC" w:rsidRPr="008D1554">
        <w:rPr>
          <w:rFonts w:ascii="Arial" w:hAnsi="Arial" w:cs="Arial"/>
          <w:lang w:val="cs-CZ"/>
        </w:rPr>
        <w:t xml:space="preserve"> na </w:t>
      </w:r>
      <w:r w:rsidR="00A20C86" w:rsidRPr="008D1554">
        <w:rPr>
          <w:rFonts w:ascii="Arial" w:hAnsi="Arial" w:cs="Arial"/>
          <w:lang w:val="cs-CZ"/>
        </w:rPr>
        <w:t>EAC</w:t>
      </w:r>
      <w:r w:rsidR="00AD0204">
        <w:rPr>
          <w:rFonts w:ascii="Arial" w:hAnsi="Arial" w:cs="Arial"/>
          <w:lang w:val="cs-CZ"/>
        </w:rPr>
        <w:t xml:space="preserve">, a po obdržení </w:t>
      </w:r>
      <w:r w:rsidR="00E76D72">
        <w:rPr>
          <w:rFonts w:ascii="Arial" w:hAnsi="Arial" w:cs="Arial"/>
          <w:lang w:val="cs-CZ"/>
        </w:rPr>
        <w:t xml:space="preserve">dokladu </w:t>
      </w:r>
      <w:r w:rsidR="00AD0204">
        <w:rPr>
          <w:rFonts w:ascii="Arial" w:hAnsi="Arial" w:cs="Arial"/>
          <w:lang w:val="cs-CZ"/>
        </w:rPr>
        <w:t xml:space="preserve">zaplatí EAC </w:t>
      </w:r>
      <w:r w:rsidR="00A77ED1" w:rsidRPr="008D1554">
        <w:rPr>
          <w:rFonts w:ascii="Arial" w:hAnsi="Arial" w:cs="Arial"/>
          <w:b/>
          <w:bCs/>
          <w:lang w:val="cs-CZ"/>
        </w:rPr>
        <w:t>aktuální registrační poplat</w:t>
      </w:r>
      <w:r w:rsidR="00AD0204">
        <w:rPr>
          <w:rFonts w:ascii="Arial" w:hAnsi="Arial" w:cs="Arial"/>
          <w:b/>
          <w:bCs/>
          <w:lang w:val="cs-CZ"/>
        </w:rPr>
        <w:t>ek</w:t>
      </w:r>
      <w:r w:rsidR="00A77ED1" w:rsidRPr="008D1554">
        <w:rPr>
          <w:rFonts w:ascii="Arial" w:hAnsi="Arial" w:cs="Arial"/>
          <w:b/>
          <w:bCs/>
          <w:lang w:val="cs-CZ"/>
        </w:rPr>
        <w:t xml:space="preserve">. </w:t>
      </w:r>
    </w:p>
    <w:p w14:paraId="1637D05F" w14:textId="790BDBB2" w:rsidR="00627BD1" w:rsidRPr="008D1554" w:rsidRDefault="00302326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</w:t>
      </w:r>
      <w:r w:rsidR="009721A1">
        <w:rPr>
          <w:rFonts w:ascii="Arial" w:hAnsi="Arial" w:cs="Arial"/>
          <w:lang w:val="cs-CZ"/>
        </w:rPr>
        <w:t>9</w:t>
      </w:r>
      <w:r w:rsidRPr="008D1554">
        <w:rPr>
          <w:rFonts w:ascii="Arial" w:hAnsi="Arial" w:cs="Arial"/>
          <w:lang w:val="cs-CZ"/>
        </w:rPr>
        <w:tab/>
      </w:r>
      <w:r w:rsidR="00C15FB3" w:rsidRPr="008D1554">
        <w:rPr>
          <w:rFonts w:ascii="Arial" w:hAnsi="Arial" w:cs="Arial"/>
          <w:lang w:val="cs-CZ"/>
        </w:rPr>
        <w:t xml:space="preserve">VCC </w:t>
      </w:r>
      <w:r w:rsidR="00A77ED1" w:rsidRPr="008D1554">
        <w:rPr>
          <w:rFonts w:ascii="Arial" w:hAnsi="Arial" w:cs="Arial"/>
          <w:lang w:val="cs-CZ"/>
        </w:rPr>
        <w:t xml:space="preserve">zajistí </w:t>
      </w:r>
      <w:r w:rsidR="001D16F8" w:rsidRPr="008D1554">
        <w:rPr>
          <w:rFonts w:ascii="Arial" w:hAnsi="Arial" w:cs="Arial"/>
          <w:b/>
          <w:bCs/>
          <w:lang w:val="cs-CZ"/>
        </w:rPr>
        <w:t xml:space="preserve">registrované zkušební komisaře </w:t>
      </w:r>
      <w:proofErr w:type="spellStart"/>
      <w:r w:rsidR="001D16F8" w:rsidRPr="008D1554">
        <w:rPr>
          <w:rFonts w:ascii="Arial" w:hAnsi="Arial" w:cs="Arial"/>
          <w:b/>
          <w:bCs/>
          <w:lang w:val="cs-CZ"/>
        </w:rPr>
        <w:t>VETcert</w:t>
      </w:r>
      <w:proofErr w:type="spellEnd"/>
      <w:r w:rsidR="001D16F8" w:rsidRPr="008D1554">
        <w:rPr>
          <w:rFonts w:ascii="Arial" w:hAnsi="Arial" w:cs="Arial"/>
          <w:lang w:val="cs-CZ"/>
        </w:rPr>
        <w:t xml:space="preserve"> pro provedení a vyhodnocení zkoušky.</w:t>
      </w:r>
    </w:p>
    <w:p w14:paraId="31ABA8BA" w14:textId="65F6AC8A" w:rsidR="00E05775" w:rsidRPr="008D1554" w:rsidRDefault="00302326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</w:t>
      </w:r>
      <w:r w:rsidR="009721A1">
        <w:rPr>
          <w:rFonts w:ascii="Arial" w:hAnsi="Arial" w:cs="Arial"/>
          <w:lang w:val="cs-CZ"/>
        </w:rPr>
        <w:t>10</w:t>
      </w:r>
      <w:r w:rsidRPr="008D1554">
        <w:rPr>
          <w:rFonts w:ascii="Arial" w:hAnsi="Arial" w:cs="Arial"/>
          <w:lang w:val="cs-CZ"/>
        </w:rPr>
        <w:tab/>
      </w:r>
      <w:r w:rsidR="00E05775" w:rsidRPr="008D1554">
        <w:rPr>
          <w:rFonts w:ascii="Arial" w:hAnsi="Arial" w:cs="Arial"/>
          <w:lang w:val="cs-CZ"/>
        </w:rPr>
        <w:t xml:space="preserve">VCC </w:t>
      </w:r>
      <w:r w:rsidR="006D5394" w:rsidRPr="008D1554">
        <w:rPr>
          <w:rFonts w:ascii="Arial" w:hAnsi="Arial" w:cs="Arial"/>
          <w:lang w:val="cs-CZ"/>
        </w:rPr>
        <w:t xml:space="preserve">odešle </w:t>
      </w:r>
      <w:r w:rsidR="006D5394" w:rsidRPr="008D1554">
        <w:rPr>
          <w:rFonts w:ascii="Arial" w:hAnsi="Arial" w:cs="Arial"/>
          <w:b/>
          <w:bCs/>
          <w:lang w:val="cs-CZ"/>
        </w:rPr>
        <w:t>výsledky každé zkoušky EAC</w:t>
      </w:r>
      <w:r w:rsidR="006D5394" w:rsidRPr="008D1554">
        <w:rPr>
          <w:rFonts w:ascii="Arial" w:hAnsi="Arial" w:cs="Arial"/>
          <w:lang w:val="cs-CZ"/>
        </w:rPr>
        <w:t xml:space="preserve"> během následujících 28 dnů po</w:t>
      </w:r>
      <w:r w:rsidR="003359DF" w:rsidRPr="008D1554">
        <w:rPr>
          <w:rFonts w:ascii="Arial" w:hAnsi="Arial" w:cs="Arial"/>
          <w:lang w:val="cs-CZ"/>
        </w:rPr>
        <w:t xml:space="preserve"> datu zkoušky.</w:t>
      </w:r>
    </w:p>
    <w:p w14:paraId="0A1C6DA0" w14:textId="692CB5DA" w:rsidR="007E0E77" w:rsidRPr="008D1554" w:rsidRDefault="00302326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</w:t>
      </w:r>
      <w:r w:rsidR="009721A1">
        <w:rPr>
          <w:rFonts w:ascii="Arial" w:hAnsi="Arial" w:cs="Arial"/>
          <w:lang w:val="cs-CZ"/>
        </w:rPr>
        <w:t>11</w:t>
      </w:r>
      <w:r w:rsidRPr="008D1554">
        <w:rPr>
          <w:rFonts w:ascii="Arial" w:hAnsi="Arial" w:cs="Arial"/>
          <w:lang w:val="cs-CZ"/>
        </w:rPr>
        <w:tab/>
      </w:r>
      <w:r w:rsidR="00BF5844" w:rsidRPr="008D1554">
        <w:rPr>
          <w:rFonts w:ascii="Arial" w:hAnsi="Arial" w:cs="Arial"/>
          <w:lang w:val="cs-CZ"/>
        </w:rPr>
        <w:t xml:space="preserve">EAC </w:t>
      </w:r>
      <w:r w:rsidR="003359DF" w:rsidRPr="008D1554">
        <w:rPr>
          <w:rFonts w:ascii="Arial" w:hAnsi="Arial" w:cs="Arial"/>
          <w:lang w:val="cs-CZ"/>
        </w:rPr>
        <w:t xml:space="preserve">vytiskne </w:t>
      </w:r>
      <w:r w:rsidR="003359DF" w:rsidRPr="008D1554">
        <w:rPr>
          <w:rFonts w:ascii="Arial" w:hAnsi="Arial" w:cs="Arial"/>
          <w:b/>
          <w:bCs/>
          <w:lang w:val="cs-CZ"/>
        </w:rPr>
        <w:t xml:space="preserve">papírový certifikát a plastikovou ID kartu </w:t>
      </w:r>
      <w:r w:rsidR="00F6296D" w:rsidRPr="008D1554">
        <w:rPr>
          <w:rFonts w:ascii="Arial" w:hAnsi="Arial" w:cs="Arial"/>
          <w:lang w:val="cs-CZ"/>
        </w:rPr>
        <w:t xml:space="preserve">a odešle je na </w:t>
      </w:r>
      <w:r w:rsidR="00BF5844" w:rsidRPr="008D1554">
        <w:rPr>
          <w:rFonts w:ascii="Arial" w:hAnsi="Arial" w:cs="Arial"/>
          <w:lang w:val="cs-CZ"/>
        </w:rPr>
        <w:t xml:space="preserve">VCC </w:t>
      </w:r>
      <w:r w:rsidR="00F6296D" w:rsidRPr="008D1554">
        <w:rPr>
          <w:rFonts w:ascii="Arial" w:hAnsi="Arial" w:cs="Arial"/>
          <w:lang w:val="cs-CZ"/>
        </w:rPr>
        <w:t>během</w:t>
      </w:r>
      <w:r w:rsidR="00BF5844" w:rsidRPr="008D1554">
        <w:rPr>
          <w:rFonts w:ascii="Arial" w:hAnsi="Arial" w:cs="Arial"/>
          <w:lang w:val="cs-CZ"/>
        </w:rPr>
        <w:t xml:space="preserve"> 14 </w:t>
      </w:r>
      <w:r w:rsidR="00F6296D" w:rsidRPr="008D1554">
        <w:rPr>
          <w:rFonts w:ascii="Arial" w:hAnsi="Arial" w:cs="Arial"/>
          <w:lang w:val="cs-CZ"/>
        </w:rPr>
        <w:t xml:space="preserve">dnů od obdržení informací o výsledku zkoušky. </w:t>
      </w:r>
    </w:p>
    <w:p w14:paraId="5A69A9E6" w14:textId="6126E9DD" w:rsidR="00E05775" w:rsidRPr="008D1554" w:rsidRDefault="007E0E77" w:rsidP="00302326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2.1</w:t>
      </w:r>
      <w:r w:rsidR="009721A1">
        <w:rPr>
          <w:rFonts w:ascii="Arial" w:hAnsi="Arial" w:cs="Arial"/>
          <w:lang w:val="cs-CZ"/>
        </w:rPr>
        <w:t>2</w:t>
      </w:r>
      <w:r w:rsidRPr="008D1554">
        <w:rPr>
          <w:rFonts w:ascii="Arial" w:hAnsi="Arial" w:cs="Arial"/>
          <w:lang w:val="cs-CZ"/>
        </w:rPr>
        <w:tab/>
      </w:r>
      <w:r w:rsidR="00BF5844" w:rsidRPr="008D1554">
        <w:rPr>
          <w:rFonts w:ascii="Arial" w:hAnsi="Arial" w:cs="Arial"/>
          <w:lang w:val="cs-CZ"/>
        </w:rPr>
        <w:t xml:space="preserve">EAC </w:t>
      </w:r>
      <w:r w:rsidR="00F6296D" w:rsidRPr="008D1554">
        <w:rPr>
          <w:rFonts w:ascii="Arial" w:hAnsi="Arial" w:cs="Arial"/>
          <w:lang w:val="cs-CZ"/>
        </w:rPr>
        <w:t>přidá jména úspěšných kandidátů</w:t>
      </w:r>
      <w:r w:rsidR="00305205" w:rsidRPr="008D1554">
        <w:rPr>
          <w:rFonts w:ascii="Arial" w:hAnsi="Arial" w:cs="Arial"/>
          <w:lang w:val="cs-CZ"/>
        </w:rPr>
        <w:t xml:space="preserve"> na </w:t>
      </w:r>
      <w:r w:rsidR="00305205" w:rsidRPr="008D1554">
        <w:rPr>
          <w:rFonts w:ascii="Arial" w:hAnsi="Arial" w:cs="Arial"/>
          <w:b/>
          <w:bCs/>
          <w:lang w:val="cs-CZ"/>
        </w:rPr>
        <w:t xml:space="preserve">publikovaný seznam </w:t>
      </w:r>
      <w:r w:rsidR="00305205" w:rsidRPr="008D1554">
        <w:rPr>
          <w:rFonts w:ascii="Arial" w:hAnsi="Arial" w:cs="Arial"/>
          <w:lang w:val="cs-CZ"/>
        </w:rPr>
        <w:t>Specialistů pro péči o senescentní stromy</w:t>
      </w:r>
      <w:r w:rsidR="00BF5844" w:rsidRPr="008D1554">
        <w:rPr>
          <w:rFonts w:ascii="Arial" w:hAnsi="Arial" w:cs="Arial"/>
          <w:lang w:val="cs-CZ"/>
        </w:rPr>
        <w:t xml:space="preserve">, </w:t>
      </w:r>
      <w:r w:rsidR="00305205" w:rsidRPr="008D1554">
        <w:rPr>
          <w:rFonts w:ascii="Arial" w:hAnsi="Arial" w:cs="Arial"/>
          <w:lang w:val="cs-CZ"/>
        </w:rPr>
        <w:t xml:space="preserve">uvedeného na webových stránkách </w:t>
      </w:r>
      <w:proofErr w:type="spellStart"/>
      <w:r w:rsidR="00BF5844" w:rsidRPr="008D1554">
        <w:rPr>
          <w:rFonts w:ascii="Arial" w:hAnsi="Arial" w:cs="Arial"/>
          <w:lang w:val="cs-CZ"/>
        </w:rPr>
        <w:t>VETcert</w:t>
      </w:r>
      <w:proofErr w:type="spellEnd"/>
      <w:r w:rsidR="00BF5844" w:rsidRPr="008D1554">
        <w:rPr>
          <w:rFonts w:ascii="Arial" w:hAnsi="Arial" w:cs="Arial"/>
          <w:lang w:val="cs-CZ"/>
        </w:rPr>
        <w:t xml:space="preserve">, </w:t>
      </w:r>
      <w:r w:rsidR="00BD46FD" w:rsidRPr="008D1554">
        <w:rPr>
          <w:rFonts w:ascii="Arial" w:hAnsi="Arial" w:cs="Arial"/>
          <w:lang w:val="cs-CZ"/>
        </w:rPr>
        <w:t xml:space="preserve">během </w:t>
      </w:r>
      <w:r w:rsidR="00610044" w:rsidRPr="008D1554">
        <w:rPr>
          <w:rFonts w:ascii="Arial" w:hAnsi="Arial" w:cs="Arial"/>
          <w:lang w:val="cs-CZ"/>
        </w:rPr>
        <w:t>14</w:t>
      </w:r>
      <w:r w:rsidR="00BD46FD" w:rsidRPr="008D1554">
        <w:rPr>
          <w:rFonts w:ascii="Arial" w:hAnsi="Arial" w:cs="Arial"/>
          <w:lang w:val="cs-CZ"/>
        </w:rPr>
        <w:t xml:space="preserve"> dnů od obdržení informací o výsledku zkoušky od</w:t>
      </w:r>
      <w:r w:rsidR="007C29DA" w:rsidRPr="008D1554">
        <w:rPr>
          <w:rFonts w:ascii="Arial" w:hAnsi="Arial" w:cs="Arial"/>
          <w:lang w:val="cs-CZ"/>
        </w:rPr>
        <w:t xml:space="preserve"> VCC</w:t>
      </w:r>
      <w:r w:rsidR="00BF5844" w:rsidRPr="008D1554">
        <w:rPr>
          <w:rFonts w:ascii="Arial" w:hAnsi="Arial" w:cs="Arial"/>
          <w:lang w:val="cs-CZ"/>
        </w:rPr>
        <w:t>.</w:t>
      </w:r>
    </w:p>
    <w:p w14:paraId="1EC02E2A" w14:textId="2B456B53" w:rsidR="007E0E77" w:rsidRPr="008D1554" w:rsidRDefault="007E0E77" w:rsidP="00177059">
      <w:pPr>
        <w:autoSpaceDE w:val="0"/>
        <w:spacing w:line="360" w:lineRule="auto"/>
        <w:ind w:left="851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2.1</w:t>
      </w:r>
      <w:r w:rsidR="009721A1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ab/>
        <w:t xml:space="preserve">VCC </w:t>
      </w:r>
      <w:r w:rsidR="00E82DB1" w:rsidRPr="008D1554">
        <w:rPr>
          <w:rFonts w:ascii="Arial" w:hAnsi="Arial" w:cs="Arial"/>
          <w:lang w:val="cs-CZ"/>
        </w:rPr>
        <w:t xml:space="preserve">odešle certifikát a ID kartu </w:t>
      </w:r>
      <w:r w:rsidR="00E82DB1" w:rsidRPr="008D1554">
        <w:rPr>
          <w:rFonts w:ascii="Arial" w:hAnsi="Arial" w:cs="Arial"/>
          <w:b/>
          <w:bCs/>
          <w:lang w:val="cs-CZ"/>
        </w:rPr>
        <w:t>úspěšným kandidátům.</w:t>
      </w:r>
    </w:p>
    <w:p w14:paraId="2448A93A" w14:textId="77777777" w:rsidR="00F07C89" w:rsidRPr="008D1554" w:rsidRDefault="00F07C89" w:rsidP="00F07C89">
      <w:pPr>
        <w:pStyle w:val="Default"/>
        <w:spacing w:line="360" w:lineRule="auto"/>
        <w:ind w:left="284"/>
        <w:rPr>
          <w:rFonts w:eastAsia="Times New Roman" w:cs="Times New Roman"/>
          <w:color w:val="auto"/>
          <w:lang w:val="cs-CZ"/>
        </w:rPr>
      </w:pPr>
      <w:bookmarkStart w:id="10" w:name="result_box"/>
      <w:bookmarkEnd w:id="10"/>
      <w:r w:rsidRPr="008D1554">
        <w:rPr>
          <w:color w:val="auto"/>
          <w:lang w:val="cs-CZ"/>
        </w:rPr>
        <w:br w:type="page"/>
      </w:r>
    </w:p>
    <w:p w14:paraId="1290D550" w14:textId="53644C6C" w:rsidR="00F07C89" w:rsidRPr="008D1554" w:rsidRDefault="00F07C89" w:rsidP="00F07C89">
      <w:pPr>
        <w:pStyle w:val="Nadpis1"/>
        <w:numPr>
          <w:ilvl w:val="0"/>
          <w:numId w:val="3"/>
        </w:numPr>
        <w:suppressAutoHyphens/>
        <w:spacing w:before="0" w:after="0" w:line="240" w:lineRule="auto"/>
        <w:ind w:left="284" w:firstLine="0"/>
        <w:jc w:val="center"/>
        <w:textAlignment w:val="auto"/>
        <w:rPr>
          <w:rFonts w:ascii="Arial" w:hAnsi="Arial" w:cs="Arial"/>
          <w:lang w:val="cs-CZ"/>
        </w:rPr>
      </w:pPr>
      <w:bookmarkStart w:id="11" w:name="_Toc20841795"/>
      <w:r w:rsidRPr="008D1554">
        <w:rPr>
          <w:rFonts w:ascii="Arial" w:hAnsi="Arial" w:cs="Arial"/>
          <w:lang w:val="cs-CZ"/>
        </w:rPr>
        <w:lastRenderedPageBreak/>
        <w:t xml:space="preserve">3. </w:t>
      </w:r>
      <w:r w:rsidR="00260919">
        <w:rPr>
          <w:rFonts w:ascii="Arial" w:hAnsi="Arial" w:cs="Arial"/>
          <w:lang w:val="cs-CZ"/>
        </w:rPr>
        <w:t xml:space="preserve">Řídící skupina </w:t>
      </w:r>
      <w:proofErr w:type="spellStart"/>
      <w:r w:rsidR="00260919">
        <w:rPr>
          <w:rFonts w:ascii="Arial" w:hAnsi="Arial" w:cs="Arial"/>
          <w:lang w:val="cs-CZ"/>
        </w:rPr>
        <w:t>VETcert</w:t>
      </w:r>
      <w:bookmarkEnd w:id="11"/>
      <w:proofErr w:type="spellEnd"/>
    </w:p>
    <w:p w14:paraId="59541D3A" w14:textId="77777777" w:rsidR="00F07C89" w:rsidRPr="008D1554" w:rsidRDefault="00F07C89" w:rsidP="00F07C89">
      <w:pPr>
        <w:spacing w:line="360" w:lineRule="auto"/>
        <w:ind w:left="284"/>
        <w:jc w:val="center"/>
        <w:rPr>
          <w:rFonts w:ascii="Arial" w:hAnsi="Arial" w:cs="Arial"/>
          <w:lang w:val="cs-CZ"/>
        </w:rPr>
      </w:pPr>
    </w:p>
    <w:p w14:paraId="06A2F3C8" w14:textId="63354B64" w:rsidR="002753C6" w:rsidRPr="008D1554" w:rsidRDefault="00EE0446" w:rsidP="001D0F2B">
      <w:pPr>
        <w:pStyle w:val="Default"/>
        <w:spacing w:line="360" w:lineRule="auto"/>
        <w:ind w:left="1276" w:hanging="990"/>
        <w:rPr>
          <w:color w:val="auto"/>
          <w:lang w:val="cs-CZ"/>
        </w:rPr>
      </w:pPr>
      <w:r w:rsidRPr="008D1554">
        <w:rPr>
          <w:color w:val="auto"/>
          <w:lang w:val="cs-CZ"/>
        </w:rPr>
        <w:t>3.1</w:t>
      </w:r>
      <w:r w:rsidR="00680D05" w:rsidRPr="008D1554">
        <w:rPr>
          <w:color w:val="auto"/>
          <w:lang w:val="cs-CZ"/>
        </w:rPr>
        <w:tab/>
      </w:r>
      <w:r w:rsidR="00770ADB" w:rsidRPr="008D1554">
        <w:rPr>
          <w:color w:val="auto"/>
          <w:lang w:val="cs-CZ"/>
        </w:rPr>
        <w:t xml:space="preserve">Na </w:t>
      </w:r>
      <w:r w:rsidR="00260919">
        <w:rPr>
          <w:color w:val="auto"/>
          <w:lang w:val="cs-CZ"/>
        </w:rPr>
        <w:t xml:space="preserve">standardy a zajištění </w:t>
      </w:r>
      <w:proofErr w:type="spellStart"/>
      <w:r w:rsidR="00260919">
        <w:rPr>
          <w:color w:val="auto"/>
          <w:lang w:val="cs-CZ"/>
        </w:rPr>
        <w:t>VETcert</w:t>
      </w:r>
      <w:proofErr w:type="spellEnd"/>
      <w:r w:rsidR="00260919">
        <w:rPr>
          <w:color w:val="auto"/>
          <w:lang w:val="cs-CZ"/>
        </w:rPr>
        <w:t xml:space="preserve"> certifikace</w:t>
      </w:r>
      <w:r w:rsidR="00770ADB" w:rsidRPr="008D1554">
        <w:rPr>
          <w:color w:val="auto"/>
          <w:lang w:val="cs-CZ"/>
        </w:rPr>
        <w:t xml:space="preserve"> </w:t>
      </w:r>
      <w:r w:rsidR="00770ADB" w:rsidRPr="008D1554">
        <w:rPr>
          <w:b/>
          <w:bCs/>
          <w:color w:val="auto"/>
          <w:lang w:val="cs-CZ"/>
        </w:rPr>
        <w:t xml:space="preserve">řídící skupina </w:t>
      </w:r>
      <w:proofErr w:type="spellStart"/>
      <w:r w:rsidR="00770ADB" w:rsidRPr="008D1554">
        <w:rPr>
          <w:b/>
          <w:bCs/>
          <w:color w:val="auto"/>
          <w:lang w:val="cs-CZ"/>
        </w:rPr>
        <w:t>VETcert</w:t>
      </w:r>
      <w:proofErr w:type="spellEnd"/>
      <w:r w:rsidR="00260919">
        <w:rPr>
          <w:b/>
          <w:bCs/>
          <w:color w:val="auto"/>
          <w:lang w:val="cs-CZ"/>
        </w:rPr>
        <w:t xml:space="preserve"> (VSG)</w:t>
      </w:r>
      <w:r w:rsidR="00770ADB" w:rsidRPr="008D1554">
        <w:rPr>
          <w:color w:val="auto"/>
          <w:lang w:val="cs-CZ"/>
        </w:rPr>
        <w:t>. Tato skupina je původně složena z 10 partnerských organizací, které byly odpovědné za vývoj standardů, kvalit</w:t>
      </w:r>
      <w:r w:rsidR="001D0F2B" w:rsidRPr="008D1554">
        <w:rPr>
          <w:color w:val="auto"/>
          <w:lang w:val="cs-CZ"/>
        </w:rPr>
        <w:t>ativních</w:t>
      </w:r>
      <w:r w:rsidR="00770ADB" w:rsidRPr="008D1554">
        <w:rPr>
          <w:color w:val="auto"/>
          <w:lang w:val="cs-CZ"/>
        </w:rPr>
        <w:t xml:space="preserve"> a </w:t>
      </w:r>
      <w:r w:rsidR="001D0F2B" w:rsidRPr="008D1554">
        <w:rPr>
          <w:color w:val="auto"/>
          <w:lang w:val="cs-CZ"/>
        </w:rPr>
        <w:t>provozních podmínek</w:t>
      </w:r>
      <w:r w:rsidR="00770ADB" w:rsidRPr="008D1554">
        <w:rPr>
          <w:color w:val="auto"/>
          <w:lang w:val="cs-CZ"/>
        </w:rPr>
        <w:t xml:space="preserve"> </w:t>
      </w:r>
      <w:proofErr w:type="spellStart"/>
      <w:r w:rsidR="00770ADB" w:rsidRPr="008D1554">
        <w:rPr>
          <w:color w:val="auto"/>
          <w:lang w:val="cs-CZ"/>
        </w:rPr>
        <w:t>VETcert</w:t>
      </w:r>
      <w:proofErr w:type="spellEnd"/>
      <w:r w:rsidR="007560D7" w:rsidRPr="008D1554">
        <w:rPr>
          <w:color w:val="auto"/>
          <w:lang w:val="cs-CZ"/>
        </w:rPr>
        <w:t>:</w:t>
      </w:r>
    </w:p>
    <w:p w14:paraId="7478F5BB" w14:textId="6BB35FA9" w:rsidR="006D1494" w:rsidRPr="008D1554" w:rsidRDefault="00C3432C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proofErr w:type="spellStart"/>
      <w:r w:rsidRPr="008D1554">
        <w:rPr>
          <w:lang w:val="cs-CZ"/>
        </w:rPr>
        <w:t>Ancient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Tree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Forum</w:t>
      </w:r>
      <w:proofErr w:type="spellEnd"/>
      <w:r w:rsidRPr="008D1554">
        <w:rPr>
          <w:lang w:val="cs-CZ"/>
        </w:rPr>
        <w:t xml:space="preserve"> (</w:t>
      </w:r>
      <w:r w:rsidR="00CA3C87" w:rsidRPr="008D1554">
        <w:rPr>
          <w:lang w:val="cs-CZ"/>
        </w:rPr>
        <w:t>Velká Británie</w:t>
      </w:r>
      <w:r w:rsidRPr="008D1554">
        <w:rPr>
          <w:lang w:val="cs-CZ"/>
        </w:rPr>
        <w:t>)</w:t>
      </w:r>
    </w:p>
    <w:p w14:paraId="5F77F454" w14:textId="19DA8BD4" w:rsidR="006D1494" w:rsidRPr="008D1554" w:rsidRDefault="00C3432C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proofErr w:type="spellStart"/>
      <w:r w:rsidRPr="008D1554">
        <w:rPr>
          <w:lang w:val="cs-CZ"/>
        </w:rPr>
        <w:t>Arboricultural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Association</w:t>
      </w:r>
      <w:proofErr w:type="spellEnd"/>
      <w:r w:rsidRPr="008D1554">
        <w:rPr>
          <w:lang w:val="cs-CZ"/>
        </w:rPr>
        <w:t xml:space="preserve"> (</w:t>
      </w:r>
      <w:r w:rsidR="00CA3C87" w:rsidRPr="008D1554">
        <w:rPr>
          <w:lang w:val="cs-CZ"/>
        </w:rPr>
        <w:t>Velká Británie</w:t>
      </w:r>
      <w:r w:rsidRPr="008D1554">
        <w:rPr>
          <w:lang w:val="cs-CZ"/>
        </w:rPr>
        <w:t>)</w:t>
      </w:r>
    </w:p>
    <w:p w14:paraId="17E51BDA" w14:textId="264E6570" w:rsidR="006D1494" w:rsidRPr="008D1554" w:rsidRDefault="00C3432C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proofErr w:type="spellStart"/>
      <w:r w:rsidRPr="008D1554">
        <w:rPr>
          <w:lang w:val="cs-CZ"/>
        </w:rPr>
        <w:t>Asociacion</w:t>
      </w:r>
      <w:proofErr w:type="spellEnd"/>
      <w:r w:rsidRPr="008D1554">
        <w:rPr>
          <w:lang w:val="cs-CZ"/>
        </w:rPr>
        <w:t xml:space="preserve"> de </w:t>
      </w:r>
      <w:proofErr w:type="spellStart"/>
      <w:r w:rsidRPr="008D1554">
        <w:rPr>
          <w:lang w:val="cs-CZ"/>
        </w:rPr>
        <w:t>Espanola</w:t>
      </w:r>
      <w:proofErr w:type="spellEnd"/>
      <w:r w:rsidRPr="008D1554">
        <w:rPr>
          <w:lang w:val="cs-CZ"/>
        </w:rPr>
        <w:t xml:space="preserve"> de </w:t>
      </w:r>
      <w:proofErr w:type="spellStart"/>
      <w:r w:rsidRPr="008D1554">
        <w:rPr>
          <w:lang w:val="cs-CZ"/>
        </w:rPr>
        <w:t>Arboricultura</w:t>
      </w:r>
      <w:proofErr w:type="spellEnd"/>
      <w:r w:rsidRPr="008D1554">
        <w:rPr>
          <w:lang w:val="cs-CZ"/>
        </w:rPr>
        <w:t xml:space="preserve"> (</w:t>
      </w:r>
      <w:r w:rsidR="00CA3C87" w:rsidRPr="008D1554">
        <w:rPr>
          <w:lang w:val="cs-CZ"/>
        </w:rPr>
        <w:t>Španělsko</w:t>
      </w:r>
      <w:r w:rsidRPr="008D1554">
        <w:rPr>
          <w:lang w:val="cs-CZ"/>
        </w:rPr>
        <w:t>)</w:t>
      </w:r>
    </w:p>
    <w:p w14:paraId="77E31553" w14:textId="2896539A" w:rsidR="006D7F5F" w:rsidRPr="008D1554" w:rsidRDefault="006D7F5F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proofErr w:type="spellStart"/>
      <w:r w:rsidRPr="008D1554">
        <w:rPr>
          <w:lang w:val="cs-CZ"/>
        </w:rPr>
        <w:t>Conseil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Départemental</w:t>
      </w:r>
      <w:proofErr w:type="spellEnd"/>
      <w:r w:rsidRPr="008D1554">
        <w:rPr>
          <w:lang w:val="cs-CZ"/>
        </w:rPr>
        <w:t xml:space="preserve"> des </w:t>
      </w:r>
      <w:proofErr w:type="spellStart"/>
      <w:r w:rsidRPr="008D1554">
        <w:rPr>
          <w:lang w:val="cs-CZ"/>
        </w:rPr>
        <w:t>Côtes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d’Armor</w:t>
      </w:r>
      <w:proofErr w:type="spellEnd"/>
      <w:r w:rsidRPr="008D1554">
        <w:rPr>
          <w:lang w:val="cs-CZ"/>
        </w:rPr>
        <w:t xml:space="preserve"> (Franc</w:t>
      </w:r>
      <w:r w:rsidR="00CA3C87" w:rsidRPr="008D1554">
        <w:rPr>
          <w:lang w:val="cs-CZ"/>
        </w:rPr>
        <w:t>i</w:t>
      </w:r>
      <w:r w:rsidRPr="008D1554">
        <w:rPr>
          <w:lang w:val="cs-CZ"/>
        </w:rPr>
        <w:t>e)</w:t>
      </w:r>
    </w:p>
    <w:p w14:paraId="03471F3E" w14:textId="465B1A20" w:rsidR="00C3432C" w:rsidRPr="008D1554" w:rsidRDefault="00C3432C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proofErr w:type="spellStart"/>
      <w:r w:rsidRPr="008D1554">
        <w:rPr>
          <w:lang w:val="cs-CZ"/>
        </w:rPr>
        <w:t>European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Arboricultural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Council</w:t>
      </w:r>
      <w:proofErr w:type="spellEnd"/>
      <w:r w:rsidR="00F73294" w:rsidRPr="008D1554">
        <w:rPr>
          <w:lang w:val="cs-CZ"/>
        </w:rPr>
        <w:t xml:space="preserve"> (</w:t>
      </w:r>
      <w:r w:rsidR="00CA3C87" w:rsidRPr="008D1554">
        <w:rPr>
          <w:lang w:val="cs-CZ"/>
        </w:rPr>
        <w:t>Německo</w:t>
      </w:r>
      <w:r w:rsidR="00F73294" w:rsidRPr="008D1554">
        <w:rPr>
          <w:lang w:val="cs-CZ"/>
        </w:rPr>
        <w:t>)</w:t>
      </w:r>
    </w:p>
    <w:p w14:paraId="4B6A2BCC" w14:textId="73F00B36" w:rsidR="006D1494" w:rsidRPr="008D1554" w:rsidRDefault="006D1494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proofErr w:type="spellStart"/>
      <w:r w:rsidRPr="008D1554">
        <w:rPr>
          <w:lang w:val="cs-CZ"/>
        </w:rPr>
        <w:t>Inverde</w:t>
      </w:r>
      <w:proofErr w:type="spellEnd"/>
      <w:r w:rsidRPr="008D1554">
        <w:rPr>
          <w:lang w:val="cs-CZ"/>
        </w:rPr>
        <w:t xml:space="preserve"> </w:t>
      </w:r>
      <w:r w:rsidR="00132BB6" w:rsidRPr="008D1554">
        <w:rPr>
          <w:lang w:val="cs-CZ"/>
        </w:rPr>
        <w:t>(</w:t>
      </w:r>
      <w:r w:rsidRPr="008D1554">
        <w:rPr>
          <w:lang w:val="cs-CZ"/>
        </w:rPr>
        <w:t>Belgi</w:t>
      </w:r>
      <w:r w:rsidR="00CA3C87" w:rsidRPr="008D1554">
        <w:rPr>
          <w:lang w:val="cs-CZ"/>
        </w:rPr>
        <w:t>e</w:t>
      </w:r>
      <w:r w:rsidRPr="008D1554">
        <w:rPr>
          <w:lang w:val="cs-CZ"/>
        </w:rPr>
        <w:t>)</w:t>
      </w:r>
    </w:p>
    <w:p w14:paraId="431F1464" w14:textId="376CA381" w:rsidR="006D1494" w:rsidRPr="008D1554" w:rsidRDefault="006D7F5F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r w:rsidRPr="008D1554">
        <w:rPr>
          <w:lang w:val="cs-CZ"/>
        </w:rPr>
        <w:t>Pro Natura (</w:t>
      </w:r>
      <w:r w:rsidR="00CA3C87" w:rsidRPr="008D1554">
        <w:rPr>
          <w:lang w:val="cs-CZ"/>
        </w:rPr>
        <w:t>Švédsko</w:t>
      </w:r>
      <w:r w:rsidRPr="008D1554">
        <w:rPr>
          <w:lang w:val="cs-CZ"/>
        </w:rPr>
        <w:t>)</w:t>
      </w:r>
    </w:p>
    <w:p w14:paraId="1F4A7674" w14:textId="1D3D7F24" w:rsidR="00AB0AA1" w:rsidRPr="008D1554" w:rsidRDefault="00AB0AA1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r w:rsidRPr="008D1554">
        <w:rPr>
          <w:lang w:val="cs-CZ"/>
        </w:rPr>
        <w:t>S</w:t>
      </w:r>
      <w:r w:rsidR="00CA3C87" w:rsidRPr="008D1554">
        <w:rPr>
          <w:lang w:val="cs-CZ"/>
        </w:rPr>
        <w:t>AFE</w:t>
      </w:r>
      <w:r w:rsidRPr="008D1554">
        <w:rPr>
          <w:lang w:val="cs-CZ"/>
        </w:rPr>
        <w:t xml:space="preserve"> T</w:t>
      </w:r>
      <w:r w:rsidR="00CA3C87" w:rsidRPr="008D1554">
        <w:rPr>
          <w:lang w:val="cs-CZ"/>
        </w:rPr>
        <w:t>REES, s.r.o.</w:t>
      </w:r>
      <w:r w:rsidRPr="008D1554">
        <w:rPr>
          <w:lang w:val="cs-CZ"/>
        </w:rPr>
        <w:t xml:space="preserve"> (</w:t>
      </w:r>
      <w:r w:rsidR="00CA3C87" w:rsidRPr="008D1554">
        <w:rPr>
          <w:lang w:val="cs-CZ"/>
        </w:rPr>
        <w:t>Česká republika</w:t>
      </w:r>
      <w:r w:rsidRPr="008D1554">
        <w:rPr>
          <w:lang w:val="cs-CZ"/>
        </w:rPr>
        <w:t>)</w:t>
      </w:r>
    </w:p>
    <w:p w14:paraId="1A5E0DA8" w14:textId="2EE9C55A" w:rsidR="006D1494" w:rsidRPr="008D1554" w:rsidRDefault="006D1494" w:rsidP="00FD32FA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proofErr w:type="spellStart"/>
      <w:r w:rsidRPr="008D1554">
        <w:rPr>
          <w:lang w:val="cs-CZ"/>
        </w:rPr>
        <w:t>Swedish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Arborist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Federation</w:t>
      </w:r>
      <w:proofErr w:type="spellEnd"/>
      <w:r w:rsidR="006D7F5F" w:rsidRPr="008D1554">
        <w:rPr>
          <w:lang w:val="cs-CZ"/>
        </w:rPr>
        <w:t xml:space="preserve"> (</w:t>
      </w:r>
      <w:r w:rsidR="00EA73B4" w:rsidRPr="008D1554">
        <w:rPr>
          <w:lang w:val="cs-CZ"/>
        </w:rPr>
        <w:t>Švédsko</w:t>
      </w:r>
      <w:r w:rsidR="006D7F5F" w:rsidRPr="008D1554">
        <w:rPr>
          <w:lang w:val="cs-CZ"/>
        </w:rPr>
        <w:t>)</w:t>
      </w:r>
    </w:p>
    <w:p w14:paraId="0AC11738" w14:textId="2AF90865" w:rsidR="003E6FB7" w:rsidRPr="0099336D" w:rsidRDefault="006D7F5F" w:rsidP="0099336D">
      <w:pPr>
        <w:pStyle w:val="Default"/>
        <w:numPr>
          <w:ilvl w:val="2"/>
          <w:numId w:val="18"/>
        </w:numPr>
        <w:spacing w:line="360" w:lineRule="auto"/>
        <w:ind w:left="709" w:firstLine="284"/>
        <w:rPr>
          <w:lang w:val="cs-CZ"/>
        </w:rPr>
      </w:pPr>
      <w:proofErr w:type="spellStart"/>
      <w:r w:rsidRPr="008D1554">
        <w:rPr>
          <w:lang w:val="cs-CZ"/>
        </w:rPr>
        <w:t>Swedish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Tree</w:t>
      </w:r>
      <w:proofErr w:type="spellEnd"/>
      <w:r w:rsidRPr="008D1554">
        <w:rPr>
          <w:lang w:val="cs-CZ"/>
        </w:rPr>
        <w:t xml:space="preserve"> </w:t>
      </w:r>
      <w:proofErr w:type="spellStart"/>
      <w:r w:rsidRPr="008D1554">
        <w:rPr>
          <w:lang w:val="cs-CZ"/>
        </w:rPr>
        <w:t>Association</w:t>
      </w:r>
      <w:proofErr w:type="spellEnd"/>
      <w:r w:rsidR="00132BB6" w:rsidRPr="008D1554">
        <w:rPr>
          <w:lang w:val="cs-CZ"/>
        </w:rPr>
        <w:t xml:space="preserve"> (</w:t>
      </w:r>
      <w:r w:rsidR="00EA73B4" w:rsidRPr="008D1554">
        <w:rPr>
          <w:lang w:val="cs-CZ"/>
        </w:rPr>
        <w:t>Švédsko</w:t>
      </w:r>
      <w:r w:rsidR="00132BB6" w:rsidRPr="008D1554">
        <w:rPr>
          <w:lang w:val="cs-CZ"/>
        </w:rPr>
        <w:t>)</w:t>
      </w:r>
    </w:p>
    <w:p w14:paraId="3CE6C7AD" w14:textId="77777777" w:rsidR="003E6FB7" w:rsidRPr="008D1554" w:rsidRDefault="003E6FB7" w:rsidP="002F6914">
      <w:pPr>
        <w:pStyle w:val="Default"/>
        <w:spacing w:line="360" w:lineRule="auto"/>
        <w:ind w:left="1276" w:hanging="1132"/>
        <w:rPr>
          <w:color w:val="auto"/>
          <w:lang w:val="cs-CZ"/>
        </w:rPr>
      </w:pPr>
    </w:p>
    <w:p w14:paraId="4D5B6AD6" w14:textId="6D6A75FF" w:rsidR="007560D7" w:rsidRDefault="00FF5211" w:rsidP="00177059">
      <w:pPr>
        <w:pStyle w:val="Default"/>
        <w:spacing w:line="360" w:lineRule="auto"/>
        <w:ind w:left="1276" w:hanging="992"/>
        <w:rPr>
          <w:color w:val="auto"/>
          <w:lang w:val="cs-CZ"/>
        </w:rPr>
      </w:pPr>
      <w:r w:rsidRPr="008D1554">
        <w:rPr>
          <w:color w:val="auto"/>
          <w:lang w:val="cs-CZ"/>
        </w:rPr>
        <w:t>3.</w:t>
      </w:r>
      <w:r w:rsidR="0099336D">
        <w:rPr>
          <w:color w:val="auto"/>
          <w:lang w:val="cs-CZ"/>
        </w:rPr>
        <w:t>2</w:t>
      </w:r>
      <w:r w:rsidRPr="008D1554">
        <w:rPr>
          <w:color w:val="auto"/>
          <w:lang w:val="cs-CZ"/>
        </w:rPr>
        <w:tab/>
      </w:r>
      <w:r w:rsidR="003169E2" w:rsidRPr="008D1554">
        <w:rPr>
          <w:color w:val="auto"/>
          <w:lang w:val="cs-CZ"/>
        </w:rPr>
        <w:t xml:space="preserve">Řídící skupina </w:t>
      </w:r>
      <w:proofErr w:type="spellStart"/>
      <w:r w:rsidR="003169E2" w:rsidRPr="008D1554">
        <w:rPr>
          <w:color w:val="auto"/>
          <w:lang w:val="cs-CZ"/>
        </w:rPr>
        <w:t>VETcert</w:t>
      </w:r>
      <w:proofErr w:type="spellEnd"/>
      <w:r w:rsidR="003169E2" w:rsidRPr="008D1554">
        <w:rPr>
          <w:color w:val="auto"/>
          <w:lang w:val="cs-CZ"/>
        </w:rPr>
        <w:t xml:space="preserve"> je odpovědná za schválení založení </w:t>
      </w:r>
      <w:r w:rsidR="0099336D">
        <w:rPr>
          <w:color w:val="auto"/>
          <w:lang w:val="cs-CZ"/>
        </w:rPr>
        <w:t xml:space="preserve">a pokračující registraci </w:t>
      </w:r>
      <w:r w:rsidR="003169E2" w:rsidRPr="008D1554">
        <w:rPr>
          <w:color w:val="auto"/>
          <w:lang w:val="cs-CZ"/>
        </w:rPr>
        <w:t xml:space="preserve">VCC </w:t>
      </w:r>
      <w:r w:rsidR="00C31589" w:rsidRPr="008D1554">
        <w:rPr>
          <w:color w:val="auto"/>
          <w:lang w:val="cs-CZ"/>
        </w:rPr>
        <w:t xml:space="preserve">v </w:t>
      </w:r>
      <w:r w:rsidR="003169E2" w:rsidRPr="008D1554">
        <w:rPr>
          <w:color w:val="auto"/>
          <w:lang w:val="cs-CZ"/>
        </w:rPr>
        <w:t>každé zúčastněné zem</w:t>
      </w:r>
      <w:r w:rsidR="00C31589" w:rsidRPr="008D1554">
        <w:rPr>
          <w:color w:val="auto"/>
          <w:lang w:val="cs-CZ"/>
        </w:rPr>
        <w:t>i</w:t>
      </w:r>
      <w:r w:rsidR="003169E2" w:rsidRPr="008D1554">
        <w:rPr>
          <w:color w:val="auto"/>
          <w:lang w:val="cs-CZ"/>
        </w:rPr>
        <w:t>. Řídící skupina bude informovat EAC o schválených VCC, kter</w:t>
      </w:r>
      <w:r w:rsidR="00C31589" w:rsidRPr="008D1554">
        <w:rPr>
          <w:color w:val="auto"/>
          <w:lang w:val="cs-CZ"/>
        </w:rPr>
        <w:t>á</w:t>
      </w:r>
      <w:r w:rsidR="003169E2" w:rsidRPr="008D1554">
        <w:rPr>
          <w:color w:val="auto"/>
          <w:lang w:val="cs-CZ"/>
        </w:rPr>
        <w:t xml:space="preserve"> </w:t>
      </w:r>
      <w:r w:rsidR="00BE5072">
        <w:rPr>
          <w:color w:val="auto"/>
          <w:lang w:val="cs-CZ"/>
        </w:rPr>
        <w:t xml:space="preserve">EAC následně zveřejní </w:t>
      </w:r>
      <w:r w:rsidR="0099336D">
        <w:rPr>
          <w:color w:val="auto"/>
          <w:lang w:val="cs-CZ"/>
        </w:rPr>
        <w:t xml:space="preserve">na stránkách programu </w:t>
      </w:r>
      <w:proofErr w:type="spellStart"/>
      <w:r w:rsidR="0099336D">
        <w:rPr>
          <w:color w:val="auto"/>
          <w:lang w:val="cs-CZ"/>
        </w:rPr>
        <w:t>VETcert</w:t>
      </w:r>
      <w:proofErr w:type="spellEnd"/>
      <w:r w:rsidR="003169E2" w:rsidRPr="008D1554">
        <w:rPr>
          <w:color w:val="auto"/>
          <w:lang w:val="cs-CZ"/>
        </w:rPr>
        <w:t>.</w:t>
      </w:r>
    </w:p>
    <w:p w14:paraId="67D1570F" w14:textId="77777777" w:rsidR="00E667B1" w:rsidRDefault="00E667B1" w:rsidP="00E667B1">
      <w:pPr>
        <w:pStyle w:val="Default"/>
        <w:spacing w:line="360" w:lineRule="auto"/>
        <w:ind w:left="1276" w:hanging="992"/>
        <w:rPr>
          <w:color w:val="auto"/>
          <w:lang w:val="cs-CZ"/>
        </w:rPr>
      </w:pPr>
      <w:r>
        <w:rPr>
          <w:color w:val="auto"/>
          <w:lang w:val="cs-CZ"/>
        </w:rPr>
        <w:t xml:space="preserve">3.3 </w:t>
      </w:r>
      <w:r>
        <w:rPr>
          <w:color w:val="auto"/>
          <w:lang w:val="cs-CZ"/>
        </w:rPr>
        <w:tab/>
      </w:r>
      <w:r w:rsidRPr="00E667B1">
        <w:rPr>
          <w:color w:val="auto"/>
          <w:lang w:val="cs-CZ"/>
        </w:rPr>
        <w:t xml:space="preserve">Řídící skupina </w:t>
      </w:r>
      <w:proofErr w:type="spellStart"/>
      <w:r w:rsidRPr="00E667B1">
        <w:rPr>
          <w:color w:val="auto"/>
          <w:lang w:val="cs-CZ"/>
        </w:rPr>
        <w:t>VETcert</w:t>
      </w:r>
      <w:proofErr w:type="spellEnd"/>
      <w:r w:rsidRPr="00E667B1">
        <w:rPr>
          <w:color w:val="auto"/>
          <w:lang w:val="cs-CZ"/>
        </w:rPr>
        <w:t xml:space="preserve"> si vyhrazuje právo vyslat supervizora k pozorování zkoušek prováděných jakýmkoli </w:t>
      </w:r>
      <w:r w:rsidRPr="00E667B1">
        <w:rPr>
          <w:b/>
          <w:bCs/>
          <w:color w:val="auto"/>
          <w:lang w:val="cs-CZ"/>
        </w:rPr>
        <w:t>VCC</w:t>
      </w:r>
      <w:r w:rsidRPr="00E667B1">
        <w:rPr>
          <w:color w:val="auto"/>
          <w:lang w:val="cs-CZ"/>
        </w:rPr>
        <w:t>, podle potřeby.</w:t>
      </w:r>
    </w:p>
    <w:p w14:paraId="09D9F050" w14:textId="1693413D" w:rsidR="00E667B1" w:rsidRDefault="00E667B1" w:rsidP="00E667B1">
      <w:pPr>
        <w:pStyle w:val="Default"/>
        <w:spacing w:line="360" w:lineRule="auto"/>
        <w:ind w:left="1276" w:hanging="992"/>
        <w:rPr>
          <w:color w:val="auto"/>
          <w:lang w:val="cs-CZ"/>
        </w:rPr>
      </w:pPr>
      <w:r>
        <w:rPr>
          <w:color w:val="auto"/>
          <w:lang w:val="cs-CZ"/>
        </w:rPr>
        <w:t>3.4</w:t>
      </w:r>
      <w:r>
        <w:rPr>
          <w:color w:val="auto"/>
          <w:lang w:val="cs-CZ"/>
        </w:rPr>
        <w:tab/>
      </w:r>
      <w:r w:rsidRPr="00E667B1">
        <w:rPr>
          <w:color w:val="auto"/>
          <w:lang w:val="cs-CZ"/>
        </w:rPr>
        <w:t xml:space="preserve">Řídící skupina </w:t>
      </w:r>
      <w:proofErr w:type="spellStart"/>
      <w:r w:rsidRPr="00E667B1">
        <w:rPr>
          <w:color w:val="auto"/>
          <w:lang w:val="cs-CZ"/>
        </w:rPr>
        <w:t>VETcert</w:t>
      </w:r>
      <w:proofErr w:type="spellEnd"/>
      <w:r w:rsidRPr="00E667B1">
        <w:rPr>
          <w:color w:val="auto"/>
          <w:lang w:val="cs-CZ"/>
        </w:rPr>
        <w:t xml:space="preserve"> bude odpovědná za schvalování kompetentních</w:t>
      </w:r>
      <w:r>
        <w:rPr>
          <w:color w:val="auto"/>
          <w:lang w:val="cs-CZ"/>
        </w:rPr>
        <w:t>,</w:t>
      </w:r>
      <w:r w:rsidRPr="00E667B1">
        <w:rPr>
          <w:color w:val="auto"/>
          <w:lang w:val="cs-CZ"/>
        </w:rPr>
        <w:t xml:space="preserve"> registrovaných </w:t>
      </w:r>
      <w:r w:rsidRPr="00E667B1">
        <w:rPr>
          <w:b/>
          <w:bCs/>
          <w:color w:val="auto"/>
          <w:lang w:val="cs-CZ"/>
        </w:rPr>
        <w:t>zkoušejících</w:t>
      </w:r>
      <w:r w:rsidRPr="00E667B1">
        <w:rPr>
          <w:color w:val="auto"/>
          <w:lang w:val="cs-CZ"/>
        </w:rPr>
        <w:t xml:space="preserve"> k provádění zkoušek </w:t>
      </w:r>
      <w:proofErr w:type="spellStart"/>
      <w:r w:rsidRPr="00E667B1">
        <w:rPr>
          <w:color w:val="auto"/>
          <w:lang w:val="cs-CZ"/>
        </w:rPr>
        <w:t>VETcert</w:t>
      </w:r>
      <w:proofErr w:type="spellEnd"/>
      <w:r w:rsidRPr="00E667B1">
        <w:rPr>
          <w:color w:val="auto"/>
          <w:lang w:val="cs-CZ"/>
        </w:rPr>
        <w:t xml:space="preserve">, včetně </w:t>
      </w:r>
      <w:r w:rsidR="004622B3">
        <w:rPr>
          <w:color w:val="auto"/>
          <w:lang w:val="cs-CZ"/>
        </w:rPr>
        <w:t>schvalování</w:t>
      </w:r>
      <w:r w:rsidRPr="00E667B1">
        <w:rPr>
          <w:color w:val="auto"/>
          <w:lang w:val="cs-CZ"/>
        </w:rPr>
        <w:t xml:space="preserve"> jejich </w:t>
      </w:r>
      <w:r>
        <w:rPr>
          <w:color w:val="auto"/>
          <w:lang w:val="cs-CZ"/>
        </w:rPr>
        <w:t>průběžné</w:t>
      </w:r>
      <w:r w:rsidRPr="00E667B1">
        <w:rPr>
          <w:color w:val="auto"/>
          <w:lang w:val="cs-CZ"/>
        </w:rPr>
        <w:t xml:space="preserve"> registrace.</w:t>
      </w:r>
    </w:p>
    <w:p w14:paraId="51504C7B" w14:textId="222305A9" w:rsidR="004622B3" w:rsidRDefault="004622B3">
      <w:pPr>
        <w:rPr>
          <w:rFonts w:ascii="Arial" w:eastAsia="Arial" w:hAnsi="Arial" w:cs="Arial"/>
          <w:kern w:val="1"/>
          <w:lang w:val="cs-CZ" w:eastAsia="ar-SA"/>
        </w:rPr>
      </w:pPr>
      <w:r>
        <w:rPr>
          <w:lang w:val="cs-CZ"/>
        </w:rPr>
        <w:br w:type="page"/>
      </w:r>
    </w:p>
    <w:p w14:paraId="0428A89D" w14:textId="5EF35700" w:rsidR="004622B3" w:rsidRPr="008D1554" w:rsidRDefault="004622B3" w:rsidP="004622B3">
      <w:pPr>
        <w:pStyle w:val="Nadpis1"/>
        <w:numPr>
          <w:ilvl w:val="0"/>
          <w:numId w:val="3"/>
        </w:numPr>
        <w:suppressAutoHyphens/>
        <w:spacing w:before="0" w:after="0" w:line="240" w:lineRule="auto"/>
        <w:ind w:left="284" w:firstLine="0"/>
        <w:jc w:val="center"/>
        <w:textAlignment w:val="auto"/>
        <w:rPr>
          <w:rFonts w:ascii="Arial" w:hAnsi="Arial" w:cs="Arial"/>
          <w:lang w:val="cs-CZ"/>
        </w:rPr>
      </w:pPr>
      <w:bookmarkStart w:id="12" w:name="_Toc20841796"/>
      <w:r>
        <w:rPr>
          <w:rFonts w:ascii="Arial" w:hAnsi="Arial" w:cs="Arial"/>
          <w:lang w:val="cs-CZ"/>
        </w:rPr>
        <w:lastRenderedPageBreak/>
        <w:t>4</w:t>
      </w:r>
      <w:r w:rsidRPr="008D1554">
        <w:rPr>
          <w:rFonts w:ascii="Arial" w:hAnsi="Arial" w:cs="Arial"/>
          <w:lang w:val="cs-CZ"/>
        </w:rPr>
        <w:t xml:space="preserve">. </w:t>
      </w:r>
      <w:proofErr w:type="spellStart"/>
      <w:r>
        <w:rPr>
          <w:rFonts w:ascii="Arial" w:hAnsi="Arial" w:cs="Arial"/>
          <w:lang w:val="cs-CZ"/>
        </w:rPr>
        <w:t>VETcert</w:t>
      </w:r>
      <w:proofErr w:type="spellEnd"/>
      <w:r>
        <w:rPr>
          <w:rFonts w:ascii="Arial" w:hAnsi="Arial" w:cs="Arial"/>
          <w:lang w:val="cs-CZ"/>
        </w:rPr>
        <w:t xml:space="preserve"> certifikační centra</w:t>
      </w:r>
      <w:bookmarkEnd w:id="12"/>
    </w:p>
    <w:p w14:paraId="349CF325" w14:textId="77777777" w:rsidR="00E667B1" w:rsidRPr="008D1554" w:rsidRDefault="00E667B1" w:rsidP="00177059">
      <w:pPr>
        <w:pStyle w:val="Default"/>
        <w:spacing w:line="360" w:lineRule="auto"/>
        <w:ind w:left="1276" w:hanging="992"/>
        <w:rPr>
          <w:color w:val="auto"/>
          <w:lang w:val="cs-CZ"/>
        </w:rPr>
      </w:pPr>
    </w:p>
    <w:p w14:paraId="175B83D8" w14:textId="7383604C" w:rsidR="00E566CD" w:rsidRPr="008D1554" w:rsidRDefault="004F7892" w:rsidP="00BF7777">
      <w:pPr>
        <w:pStyle w:val="Default"/>
        <w:spacing w:line="360" w:lineRule="auto"/>
        <w:ind w:left="1276" w:hanging="992"/>
        <w:rPr>
          <w:color w:val="auto"/>
          <w:lang w:val="cs-CZ"/>
        </w:rPr>
      </w:pPr>
      <w:r w:rsidRPr="008D1554">
        <w:rPr>
          <w:color w:val="auto"/>
          <w:lang w:val="cs-CZ"/>
        </w:rPr>
        <w:t>4</w:t>
      </w:r>
      <w:r w:rsidR="000E4EDC">
        <w:rPr>
          <w:color w:val="auto"/>
          <w:lang w:val="cs-CZ"/>
        </w:rPr>
        <w:t>.1</w:t>
      </w:r>
      <w:r w:rsidRPr="008D1554">
        <w:rPr>
          <w:color w:val="auto"/>
          <w:lang w:val="cs-CZ"/>
        </w:rPr>
        <w:tab/>
      </w:r>
      <w:r w:rsidR="00C31589" w:rsidRPr="008D1554">
        <w:rPr>
          <w:color w:val="auto"/>
          <w:lang w:val="cs-CZ"/>
        </w:rPr>
        <w:t>Každé</w:t>
      </w:r>
      <w:r w:rsidR="004421BA" w:rsidRPr="008D1554">
        <w:rPr>
          <w:color w:val="auto"/>
          <w:lang w:val="cs-CZ"/>
        </w:rPr>
        <w:t xml:space="preserve"> VCC mus</w:t>
      </w:r>
      <w:r w:rsidR="00C31589" w:rsidRPr="008D1554">
        <w:rPr>
          <w:color w:val="auto"/>
          <w:lang w:val="cs-CZ"/>
        </w:rPr>
        <w:t>í</w:t>
      </w:r>
      <w:r w:rsidR="002D4422" w:rsidRPr="008D1554">
        <w:rPr>
          <w:color w:val="auto"/>
          <w:lang w:val="cs-CZ"/>
        </w:rPr>
        <w:t>:</w:t>
      </w:r>
    </w:p>
    <w:p w14:paraId="17838015" w14:textId="41308531" w:rsidR="00233CAA" w:rsidRPr="008D1554" w:rsidRDefault="00BD04D2" w:rsidP="00CB59B3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3B542E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3B542E" w:rsidRPr="008D1554">
        <w:rPr>
          <w:color w:val="auto"/>
          <w:lang w:val="cs-CZ"/>
        </w:rPr>
        <w:t>.1</w:t>
      </w:r>
      <w:r w:rsidR="00233CAA" w:rsidRPr="008D1554">
        <w:rPr>
          <w:color w:val="auto"/>
          <w:lang w:val="cs-CZ"/>
        </w:rPr>
        <w:tab/>
        <w:t>B</w:t>
      </w:r>
      <w:r w:rsidR="00784757" w:rsidRPr="008D1554">
        <w:rPr>
          <w:color w:val="auto"/>
          <w:lang w:val="cs-CZ"/>
        </w:rPr>
        <w:t>ýt dobře integrované do národní arboristické</w:t>
      </w:r>
      <w:r w:rsidR="00233CAA" w:rsidRPr="008D1554">
        <w:rPr>
          <w:color w:val="auto"/>
          <w:lang w:val="cs-CZ"/>
        </w:rPr>
        <w:t xml:space="preserve"> </w:t>
      </w:r>
      <w:r w:rsidR="00784757" w:rsidRPr="008D1554">
        <w:rPr>
          <w:color w:val="auto"/>
          <w:lang w:val="cs-CZ"/>
        </w:rPr>
        <w:t xml:space="preserve">komunity (pokud možno i mezi specialisty </w:t>
      </w:r>
      <w:r w:rsidR="00EE57B3" w:rsidRPr="008D1554">
        <w:rPr>
          <w:color w:val="auto"/>
          <w:lang w:val="cs-CZ"/>
        </w:rPr>
        <w:t>zabývající se managementem senescentních stromů)</w:t>
      </w:r>
      <w:r w:rsidR="00233CAA" w:rsidRPr="008D1554">
        <w:rPr>
          <w:color w:val="auto"/>
          <w:lang w:val="cs-CZ"/>
        </w:rPr>
        <w:t>.</w:t>
      </w:r>
    </w:p>
    <w:p w14:paraId="518DC411" w14:textId="2B6F91BF" w:rsidR="00233CAA" w:rsidRPr="008D1554" w:rsidRDefault="00BD04D2" w:rsidP="00233CAA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3B542E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3B542E" w:rsidRPr="008D1554">
        <w:rPr>
          <w:color w:val="auto"/>
          <w:lang w:val="cs-CZ"/>
        </w:rPr>
        <w:t>.2</w:t>
      </w:r>
      <w:r w:rsidR="00233CAA" w:rsidRPr="008D1554">
        <w:rPr>
          <w:color w:val="auto"/>
          <w:lang w:val="cs-CZ"/>
        </w:rPr>
        <w:tab/>
      </w:r>
      <w:r w:rsidR="00C178DE" w:rsidRPr="008D1554">
        <w:rPr>
          <w:color w:val="auto"/>
          <w:lang w:val="cs-CZ"/>
        </w:rPr>
        <w:t>B</w:t>
      </w:r>
      <w:r w:rsidR="00AB7D01" w:rsidRPr="008D1554">
        <w:rPr>
          <w:color w:val="auto"/>
          <w:lang w:val="cs-CZ"/>
        </w:rPr>
        <w:t>ýt</w:t>
      </w:r>
      <w:r w:rsidR="00233CAA" w:rsidRPr="008D1554">
        <w:rPr>
          <w:color w:val="auto"/>
          <w:lang w:val="cs-CZ"/>
        </w:rPr>
        <w:t xml:space="preserve"> </w:t>
      </w:r>
      <w:r w:rsidR="00AB7D01" w:rsidRPr="008D1554">
        <w:rPr>
          <w:color w:val="auto"/>
          <w:lang w:val="cs-CZ"/>
        </w:rPr>
        <w:t>právnickou osobou</w:t>
      </w:r>
      <w:r w:rsidR="00C178DE" w:rsidRPr="008D1554">
        <w:rPr>
          <w:color w:val="auto"/>
          <w:lang w:val="cs-CZ"/>
        </w:rPr>
        <w:t>.</w:t>
      </w:r>
    </w:p>
    <w:p w14:paraId="38E452B2" w14:textId="59D2827D" w:rsidR="002D4422" w:rsidRDefault="00BD04D2" w:rsidP="00CB59B3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5C1B6A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5C1B6A" w:rsidRPr="008D1554">
        <w:rPr>
          <w:color w:val="auto"/>
          <w:lang w:val="cs-CZ"/>
        </w:rPr>
        <w:t>.</w:t>
      </w:r>
      <w:r w:rsidR="000246F1" w:rsidRPr="008D1554">
        <w:rPr>
          <w:color w:val="auto"/>
          <w:lang w:val="cs-CZ"/>
        </w:rPr>
        <w:t>3</w:t>
      </w:r>
      <w:r w:rsidR="005C1B6A" w:rsidRPr="008D1554">
        <w:rPr>
          <w:color w:val="auto"/>
          <w:lang w:val="cs-CZ"/>
        </w:rPr>
        <w:tab/>
      </w:r>
      <w:r w:rsidR="00893C81" w:rsidRPr="008D1554">
        <w:rPr>
          <w:color w:val="auto"/>
          <w:lang w:val="cs-CZ"/>
        </w:rPr>
        <w:t xml:space="preserve">Mít schopnost propagovat program </w:t>
      </w:r>
      <w:proofErr w:type="spellStart"/>
      <w:r w:rsidR="00893C81" w:rsidRPr="008D1554">
        <w:rPr>
          <w:color w:val="auto"/>
          <w:lang w:val="cs-CZ"/>
        </w:rPr>
        <w:t>VETcert</w:t>
      </w:r>
      <w:proofErr w:type="spellEnd"/>
      <w:r w:rsidR="00893C81" w:rsidRPr="008D1554">
        <w:rPr>
          <w:color w:val="auto"/>
          <w:lang w:val="cs-CZ"/>
        </w:rPr>
        <w:t xml:space="preserve"> a zveřejňovat data a místa konání zkoušek </w:t>
      </w:r>
      <w:proofErr w:type="spellStart"/>
      <w:r w:rsidR="00893C81" w:rsidRPr="008D1554">
        <w:rPr>
          <w:color w:val="auto"/>
          <w:lang w:val="cs-CZ"/>
        </w:rPr>
        <w:t>VETcert</w:t>
      </w:r>
      <w:proofErr w:type="spellEnd"/>
      <w:r w:rsidR="00893C81" w:rsidRPr="008D1554">
        <w:rPr>
          <w:color w:val="auto"/>
          <w:lang w:val="cs-CZ"/>
        </w:rPr>
        <w:t xml:space="preserve"> na úrovni Praktik a Konzultant.</w:t>
      </w:r>
    </w:p>
    <w:p w14:paraId="33E90954" w14:textId="63C69314" w:rsidR="00D9321A" w:rsidRPr="00D9321A" w:rsidRDefault="00D9321A" w:rsidP="00D9321A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4.1.4</w:t>
      </w:r>
      <w:r w:rsidRPr="00D9321A">
        <w:rPr>
          <w:color w:val="auto"/>
          <w:lang w:val="cs-CZ"/>
        </w:rPr>
        <w:tab/>
      </w:r>
      <w:r>
        <w:rPr>
          <w:color w:val="auto"/>
          <w:lang w:val="cs-CZ"/>
        </w:rPr>
        <w:t>Sestavit z</w:t>
      </w:r>
      <w:r w:rsidRPr="00D9321A">
        <w:rPr>
          <w:color w:val="auto"/>
          <w:lang w:val="cs-CZ"/>
        </w:rPr>
        <w:t>kušební komis</w:t>
      </w:r>
      <w:r>
        <w:rPr>
          <w:color w:val="auto"/>
          <w:lang w:val="cs-CZ"/>
        </w:rPr>
        <w:t>i</w:t>
      </w:r>
      <w:r w:rsidRPr="00D9321A">
        <w:rPr>
          <w:color w:val="auto"/>
          <w:lang w:val="cs-CZ"/>
        </w:rPr>
        <w:t xml:space="preserve"> pro každou zkoušku</w:t>
      </w:r>
      <w:r>
        <w:rPr>
          <w:color w:val="auto"/>
          <w:lang w:val="cs-CZ"/>
        </w:rPr>
        <w:t>, která</w:t>
      </w:r>
      <w:r w:rsidRPr="00D9321A">
        <w:rPr>
          <w:color w:val="auto"/>
          <w:lang w:val="cs-CZ"/>
        </w:rPr>
        <w:t xml:space="preserve"> by měla být složena z: </w:t>
      </w:r>
    </w:p>
    <w:p w14:paraId="0E17AF5D" w14:textId="74ED681C" w:rsidR="00D9321A" w:rsidRPr="00D9321A" w:rsidRDefault="00D9321A" w:rsidP="00D9321A">
      <w:pPr>
        <w:pStyle w:val="Default"/>
        <w:spacing w:line="360" w:lineRule="auto"/>
        <w:ind w:left="993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Pr="00D9321A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Pr="00D9321A">
        <w:rPr>
          <w:color w:val="auto"/>
          <w:lang w:val="cs-CZ"/>
        </w:rPr>
        <w:t>.</w:t>
      </w:r>
      <w:r>
        <w:rPr>
          <w:color w:val="auto"/>
          <w:lang w:val="cs-CZ"/>
        </w:rPr>
        <w:t>4.1</w:t>
      </w:r>
      <w:r>
        <w:rPr>
          <w:color w:val="auto"/>
          <w:lang w:val="cs-CZ"/>
        </w:rPr>
        <w:tab/>
      </w:r>
      <w:r w:rsidRPr="00D9321A">
        <w:rPr>
          <w:color w:val="auto"/>
          <w:lang w:val="cs-CZ"/>
        </w:rPr>
        <w:t xml:space="preserve">Uznaného a zodpovědného </w:t>
      </w:r>
      <w:proofErr w:type="spellStart"/>
      <w:r>
        <w:rPr>
          <w:color w:val="auto"/>
          <w:lang w:val="cs-CZ"/>
        </w:rPr>
        <w:t>VETcer</w:t>
      </w:r>
      <w:proofErr w:type="spellEnd"/>
      <w:r>
        <w:rPr>
          <w:color w:val="auto"/>
          <w:lang w:val="cs-CZ"/>
        </w:rPr>
        <w:t xml:space="preserve"> certifikačního centra </w:t>
      </w:r>
      <w:r w:rsidRPr="00D9321A">
        <w:rPr>
          <w:color w:val="auto"/>
          <w:lang w:val="cs-CZ"/>
        </w:rPr>
        <w:t xml:space="preserve">(VCC) </w:t>
      </w:r>
    </w:p>
    <w:p w14:paraId="3DAF4014" w14:textId="47B760CE" w:rsidR="00D9321A" w:rsidRPr="00D9321A" w:rsidRDefault="00D9321A" w:rsidP="00D9321A">
      <w:pPr>
        <w:pStyle w:val="Default"/>
        <w:spacing w:line="360" w:lineRule="auto"/>
        <w:ind w:left="1416" w:hanging="423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Pr="00D9321A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Pr="00D9321A">
        <w:rPr>
          <w:color w:val="auto"/>
          <w:lang w:val="cs-CZ"/>
        </w:rPr>
        <w:t>.</w:t>
      </w:r>
      <w:r>
        <w:rPr>
          <w:color w:val="auto"/>
          <w:lang w:val="cs-CZ"/>
        </w:rPr>
        <w:t>4.2</w:t>
      </w:r>
      <w:r w:rsidRPr="00D9321A">
        <w:rPr>
          <w:color w:val="auto"/>
          <w:lang w:val="cs-CZ"/>
        </w:rPr>
        <w:tab/>
      </w:r>
      <w:r>
        <w:rPr>
          <w:color w:val="auto"/>
          <w:lang w:val="cs-CZ"/>
        </w:rPr>
        <w:t>Dvou k</w:t>
      </w:r>
      <w:r w:rsidRPr="00D9321A">
        <w:rPr>
          <w:color w:val="auto"/>
          <w:lang w:val="cs-CZ"/>
        </w:rPr>
        <w:t xml:space="preserve">valifikovaných a registrovaných zkušebních komisařů </w:t>
      </w:r>
      <w:proofErr w:type="spellStart"/>
      <w:r w:rsidRPr="00D9321A">
        <w:rPr>
          <w:color w:val="auto"/>
          <w:lang w:val="cs-CZ"/>
        </w:rPr>
        <w:t>VETcert</w:t>
      </w:r>
      <w:proofErr w:type="spellEnd"/>
    </w:p>
    <w:p w14:paraId="7A43AD78" w14:textId="5C4A7F44" w:rsidR="00D9321A" w:rsidRPr="008D1554" w:rsidRDefault="00D9321A" w:rsidP="00F62158">
      <w:pPr>
        <w:pStyle w:val="Default"/>
        <w:spacing w:line="360" w:lineRule="auto"/>
        <w:ind w:left="1416" w:hanging="423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Pr="00D9321A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Pr="00D9321A">
        <w:rPr>
          <w:color w:val="auto"/>
          <w:lang w:val="cs-CZ"/>
        </w:rPr>
        <w:t>.</w:t>
      </w:r>
      <w:r>
        <w:rPr>
          <w:color w:val="auto"/>
          <w:lang w:val="cs-CZ"/>
        </w:rPr>
        <w:t>4.3</w:t>
      </w:r>
      <w:r w:rsidRPr="00D9321A">
        <w:rPr>
          <w:color w:val="auto"/>
          <w:lang w:val="cs-CZ"/>
        </w:rPr>
        <w:tab/>
        <w:t>Jednoho inspektora.</w:t>
      </w:r>
    </w:p>
    <w:p w14:paraId="0365B013" w14:textId="3FD9091D" w:rsidR="00D80D65" w:rsidRPr="008D1554" w:rsidRDefault="00BD04D2" w:rsidP="00975F0E">
      <w:pPr>
        <w:pStyle w:val="Default"/>
        <w:spacing w:line="360" w:lineRule="auto"/>
        <w:ind w:left="1418" w:hanging="710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B59B3" w:rsidRPr="008D1554">
        <w:rPr>
          <w:color w:val="auto"/>
          <w:lang w:val="cs-CZ"/>
        </w:rPr>
        <w:t>.</w:t>
      </w:r>
      <w:r w:rsidR="00F62158">
        <w:rPr>
          <w:color w:val="auto"/>
          <w:lang w:val="cs-CZ"/>
        </w:rPr>
        <w:t>1</w:t>
      </w:r>
      <w:r w:rsidR="00CB59B3" w:rsidRPr="008D1554">
        <w:rPr>
          <w:color w:val="auto"/>
          <w:lang w:val="cs-CZ"/>
        </w:rPr>
        <w:t>.</w:t>
      </w:r>
      <w:r w:rsidR="00F62158">
        <w:rPr>
          <w:color w:val="auto"/>
          <w:lang w:val="cs-CZ"/>
        </w:rPr>
        <w:t>5</w:t>
      </w:r>
      <w:r w:rsidR="00CB59B3" w:rsidRPr="008D1554">
        <w:rPr>
          <w:color w:val="auto"/>
          <w:lang w:val="cs-CZ"/>
        </w:rPr>
        <w:tab/>
      </w:r>
      <w:r w:rsidR="00D80D65" w:rsidRPr="008D1554">
        <w:rPr>
          <w:color w:val="auto"/>
          <w:lang w:val="cs-CZ"/>
        </w:rPr>
        <w:t>Inform</w:t>
      </w:r>
      <w:r w:rsidR="00893C81" w:rsidRPr="008D1554">
        <w:rPr>
          <w:color w:val="auto"/>
          <w:lang w:val="cs-CZ"/>
        </w:rPr>
        <w:t>ovat</w:t>
      </w:r>
      <w:r w:rsidR="00D80D65" w:rsidRPr="008D1554">
        <w:rPr>
          <w:color w:val="auto"/>
          <w:lang w:val="cs-CZ"/>
        </w:rPr>
        <w:t xml:space="preserve"> EAC </w:t>
      </w:r>
      <w:r w:rsidR="00893C81" w:rsidRPr="008D1554">
        <w:rPr>
          <w:color w:val="auto"/>
          <w:lang w:val="cs-CZ"/>
        </w:rPr>
        <w:t>o datu a místu</w:t>
      </w:r>
      <w:r w:rsidR="00BF71CA" w:rsidRPr="008D1554">
        <w:rPr>
          <w:color w:val="auto"/>
          <w:lang w:val="cs-CZ"/>
        </w:rPr>
        <w:t xml:space="preserve"> konaných certifikačních zkoušek </w:t>
      </w:r>
      <w:proofErr w:type="spellStart"/>
      <w:r w:rsidR="00D80D65" w:rsidRPr="008D1554">
        <w:rPr>
          <w:color w:val="auto"/>
          <w:lang w:val="cs-CZ"/>
        </w:rPr>
        <w:t>VETcert</w:t>
      </w:r>
      <w:proofErr w:type="spellEnd"/>
      <w:r w:rsidR="00F62158">
        <w:rPr>
          <w:color w:val="auto"/>
          <w:lang w:val="cs-CZ"/>
        </w:rPr>
        <w:t xml:space="preserve"> minimálně 4 týdny před datem zkoušky</w:t>
      </w:r>
      <w:r w:rsidR="00D80D65" w:rsidRPr="008D1554">
        <w:rPr>
          <w:color w:val="auto"/>
          <w:lang w:val="cs-CZ"/>
        </w:rPr>
        <w:t>.</w:t>
      </w:r>
    </w:p>
    <w:p w14:paraId="6F204E2F" w14:textId="088CE75C" w:rsidR="00081E77" w:rsidRPr="008D1554" w:rsidRDefault="00975F0E" w:rsidP="00CB59B3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B59B3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B59B3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6</w:t>
      </w:r>
      <w:r w:rsidR="00CB59B3" w:rsidRPr="008D1554">
        <w:rPr>
          <w:color w:val="auto"/>
          <w:lang w:val="cs-CZ"/>
        </w:rPr>
        <w:tab/>
      </w:r>
      <w:r w:rsidR="00684E82" w:rsidRPr="008D1554">
        <w:rPr>
          <w:color w:val="auto"/>
          <w:lang w:val="cs-CZ"/>
        </w:rPr>
        <w:t>Spolupr</w:t>
      </w:r>
      <w:r w:rsidR="00D367CD">
        <w:rPr>
          <w:color w:val="auto"/>
          <w:lang w:val="cs-CZ"/>
        </w:rPr>
        <w:t>a</w:t>
      </w:r>
      <w:r w:rsidR="00684E82" w:rsidRPr="008D1554">
        <w:rPr>
          <w:color w:val="auto"/>
          <w:lang w:val="cs-CZ"/>
        </w:rPr>
        <w:t xml:space="preserve">covat s registrovanými zkušebními komisaři </w:t>
      </w:r>
      <w:proofErr w:type="spellStart"/>
      <w:r w:rsidR="00684E82" w:rsidRPr="008D1554">
        <w:rPr>
          <w:color w:val="auto"/>
          <w:lang w:val="cs-CZ"/>
        </w:rPr>
        <w:t>VETcert</w:t>
      </w:r>
      <w:proofErr w:type="spellEnd"/>
      <w:r w:rsidR="00684E82" w:rsidRPr="008D1554">
        <w:rPr>
          <w:color w:val="auto"/>
          <w:lang w:val="cs-CZ"/>
        </w:rPr>
        <w:t xml:space="preserve"> za účelem zajištění podrobného plánování realizace zkoušek </w:t>
      </w:r>
      <w:proofErr w:type="spellStart"/>
      <w:r w:rsidR="00684E82" w:rsidRPr="008D1554">
        <w:rPr>
          <w:color w:val="auto"/>
          <w:lang w:val="cs-CZ"/>
        </w:rPr>
        <w:t>VETcert</w:t>
      </w:r>
      <w:proofErr w:type="spellEnd"/>
      <w:r w:rsidR="00684E82" w:rsidRPr="008D1554">
        <w:rPr>
          <w:color w:val="auto"/>
          <w:lang w:val="cs-CZ"/>
        </w:rPr>
        <w:t>.</w:t>
      </w:r>
    </w:p>
    <w:p w14:paraId="5142436D" w14:textId="064A98ED" w:rsidR="005B4975" w:rsidRPr="008D1554" w:rsidRDefault="00960C10" w:rsidP="00924DA1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B59B3" w:rsidRPr="008D1554">
        <w:rPr>
          <w:color w:val="auto"/>
          <w:lang w:val="cs-CZ"/>
        </w:rPr>
        <w:t>.</w:t>
      </w:r>
      <w:r w:rsidR="00975F0E">
        <w:rPr>
          <w:color w:val="auto"/>
          <w:lang w:val="cs-CZ"/>
        </w:rPr>
        <w:t>1</w:t>
      </w:r>
      <w:r w:rsidR="00CB59B3" w:rsidRPr="008D1554">
        <w:rPr>
          <w:color w:val="auto"/>
          <w:lang w:val="cs-CZ"/>
        </w:rPr>
        <w:t>.</w:t>
      </w:r>
      <w:r w:rsidR="00975F0E">
        <w:rPr>
          <w:color w:val="auto"/>
          <w:lang w:val="cs-CZ"/>
        </w:rPr>
        <w:t>7</w:t>
      </w:r>
      <w:r w:rsidR="00924DA1" w:rsidRPr="008D1554">
        <w:rPr>
          <w:color w:val="auto"/>
          <w:lang w:val="cs-CZ"/>
        </w:rPr>
        <w:tab/>
      </w:r>
      <w:r w:rsidR="00903E96" w:rsidRPr="008D1554">
        <w:rPr>
          <w:color w:val="auto"/>
          <w:lang w:val="cs-CZ"/>
        </w:rPr>
        <w:t xml:space="preserve">Stanovit strukturu poplatků za realizaci zkoušek </w:t>
      </w:r>
      <w:proofErr w:type="spellStart"/>
      <w:r w:rsidR="00903E96" w:rsidRPr="008D1554">
        <w:rPr>
          <w:color w:val="auto"/>
          <w:lang w:val="cs-CZ"/>
        </w:rPr>
        <w:t>VETcert</w:t>
      </w:r>
      <w:proofErr w:type="spellEnd"/>
      <w:r w:rsidR="00903E96" w:rsidRPr="008D1554">
        <w:rPr>
          <w:color w:val="auto"/>
          <w:lang w:val="cs-CZ"/>
        </w:rPr>
        <w:t>, včetně poplatku</w:t>
      </w:r>
      <w:r w:rsidR="00CC4CEC" w:rsidRPr="008D1554">
        <w:rPr>
          <w:color w:val="auto"/>
          <w:lang w:val="cs-CZ"/>
        </w:rPr>
        <w:t xml:space="preserve"> kandidátů</w:t>
      </w:r>
      <w:r w:rsidR="00903E96" w:rsidRPr="008D1554">
        <w:rPr>
          <w:color w:val="auto"/>
          <w:lang w:val="cs-CZ"/>
        </w:rPr>
        <w:t xml:space="preserve"> za </w:t>
      </w:r>
      <w:r w:rsidR="00CC4CEC" w:rsidRPr="008D1554">
        <w:rPr>
          <w:color w:val="auto"/>
          <w:lang w:val="cs-CZ"/>
        </w:rPr>
        <w:t>obě úrovně – Praktik i Konzultant</w:t>
      </w:r>
      <w:r w:rsidR="00533FB3" w:rsidRPr="008D1554">
        <w:rPr>
          <w:color w:val="auto"/>
          <w:lang w:val="cs-CZ"/>
        </w:rPr>
        <w:t>, poplatků</w:t>
      </w:r>
      <w:r w:rsidR="00903E96" w:rsidRPr="008D1554">
        <w:rPr>
          <w:color w:val="auto"/>
          <w:lang w:val="cs-CZ"/>
        </w:rPr>
        <w:t xml:space="preserve"> splatných zk</w:t>
      </w:r>
      <w:r w:rsidR="00533FB3" w:rsidRPr="008D1554">
        <w:rPr>
          <w:color w:val="auto"/>
          <w:lang w:val="cs-CZ"/>
        </w:rPr>
        <w:t>ušebním komisařům</w:t>
      </w:r>
      <w:r w:rsidR="00903E96" w:rsidRPr="008D1554">
        <w:rPr>
          <w:color w:val="auto"/>
          <w:lang w:val="cs-CZ"/>
        </w:rPr>
        <w:t xml:space="preserve">, </w:t>
      </w:r>
      <w:r w:rsidR="00D63501" w:rsidRPr="008D1554">
        <w:rPr>
          <w:color w:val="auto"/>
          <w:lang w:val="cs-CZ"/>
        </w:rPr>
        <w:t>inspektorovi</w:t>
      </w:r>
      <w:r w:rsidR="00903E96" w:rsidRPr="008D1554">
        <w:rPr>
          <w:color w:val="auto"/>
          <w:lang w:val="cs-CZ"/>
        </w:rPr>
        <w:t xml:space="preserve"> </w:t>
      </w:r>
      <w:r w:rsidR="00533FB3" w:rsidRPr="008D1554">
        <w:rPr>
          <w:color w:val="auto"/>
          <w:lang w:val="cs-CZ"/>
        </w:rPr>
        <w:t xml:space="preserve">i </w:t>
      </w:r>
      <w:r w:rsidR="006E75EE" w:rsidRPr="008D1554">
        <w:rPr>
          <w:color w:val="auto"/>
          <w:lang w:val="cs-CZ"/>
        </w:rPr>
        <w:t>organizátorům</w:t>
      </w:r>
      <w:r w:rsidR="00975F0E">
        <w:rPr>
          <w:color w:val="auto"/>
          <w:lang w:val="cs-CZ"/>
        </w:rPr>
        <w:t xml:space="preserve"> a registrační poplatek EAC</w:t>
      </w:r>
      <w:r w:rsidR="00903E96" w:rsidRPr="008D1554">
        <w:rPr>
          <w:color w:val="auto"/>
          <w:lang w:val="cs-CZ"/>
        </w:rPr>
        <w:t>.</w:t>
      </w:r>
    </w:p>
    <w:p w14:paraId="1A1F2777" w14:textId="52357509" w:rsidR="00FF1B2C" w:rsidRPr="008D1554" w:rsidRDefault="00960C10" w:rsidP="00924DA1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924DA1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924DA1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8</w:t>
      </w:r>
      <w:r w:rsidR="00924DA1" w:rsidRPr="008D1554">
        <w:rPr>
          <w:color w:val="auto"/>
          <w:lang w:val="cs-CZ"/>
        </w:rPr>
        <w:tab/>
      </w:r>
      <w:r w:rsidR="00B62F99" w:rsidRPr="008D1554">
        <w:rPr>
          <w:color w:val="auto"/>
          <w:lang w:val="cs-CZ"/>
        </w:rPr>
        <w:t xml:space="preserve">Udržujte kontakt s příslušnými místy pro pořádání zkoušek </w:t>
      </w:r>
      <w:proofErr w:type="spellStart"/>
      <w:r w:rsidR="00B62F99" w:rsidRPr="008D1554">
        <w:rPr>
          <w:color w:val="auto"/>
          <w:lang w:val="cs-CZ"/>
        </w:rPr>
        <w:t>VETcert</w:t>
      </w:r>
      <w:proofErr w:type="spellEnd"/>
      <w:r w:rsidR="00B62F99" w:rsidRPr="008D1554">
        <w:rPr>
          <w:color w:val="auto"/>
          <w:lang w:val="cs-CZ"/>
        </w:rPr>
        <w:t xml:space="preserve">, včetně zajištění toho, že jsou k dispozici </w:t>
      </w:r>
      <w:r w:rsidR="004A64D7">
        <w:rPr>
          <w:color w:val="auto"/>
          <w:lang w:val="cs-CZ"/>
        </w:rPr>
        <w:t xml:space="preserve">vhodné a </w:t>
      </w:r>
      <w:r w:rsidR="00B62F99" w:rsidRPr="008D1554">
        <w:rPr>
          <w:color w:val="auto"/>
          <w:lang w:val="cs-CZ"/>
        </w:rPr>
        <w:t xml:space="preserve">odpovídající stromy, </w:t>
      </w:r>
      <w:r w:rsidR="00FC5F30" w:rsidRPr="008D1554">
        <w:rPr>
          <w:color w:val="auto"/>
          <w:lang w:val="cs-CZ"/>
        </w:rPr>
        <w:t>zkušební</w:t>
      </w:r>
      <w:r w:rsidR="00B62F99" w:rsidRPr="008D1554">
        <w:rPr>
          <w:color w:val="auto"/>
          <w:lang w:val="cs-CZ"/>
        </w:rPr>
        <w:t xml:space="preserve"> místnosti a podle potřeby </w:t>
      </w:r>
      <w:r w:rsidR="00FC5F30" w:rsidRPr="008D1554">
        <w:rPr>
          <w:color w:val="auto"/>
          <w:lang w:val="cs-CZ"/>
        </w:rPr>
        <w:t xml:space="preserve">i </w:t>
      </w:r>
      <w:r w:rsidR="00B62F99" w:rsidRPr="008D1554">
        <w:rPr>
          <w:color w:val="auto"/>
          <w:lang w:val="cs-CZ"/>
        </w:rPr>
        <w:t>stravovací zařízení.</w:t>
      </w:r>
    </w:p>
    <w:p w14:paraId="71E5A64D" w14:textId="1C622AB8" w:rsidR="004B3618" w:rsidRPr="008D1554" w:rsidRDefault="004A64D7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9</w:t>
      </w:r>
      <w:r w:rsidR="00C41CD0" w:rsidRPr="008D1554">
        <w:rPr>
          <w:color w:val="auto"/>
          <w:lang w:val="cs-CZ"/>
        </w:rPr>
        <w:tab/>
      </w:r>
      <w:r w:rsidR="00D63501" w:rsidRPr="008D1554">
        <w:rPr>
          <w:color w:val="auto"/>
          <w:lang w:val="cs-CZ"/>
        </w:rPr>
        <w:t xml:space="preserve">Zajistit, aby byl k dispozici </w:t>
      </w:r>
      <w:r w:rsidR="00934E43" w:rsidRPr="008D1554">
        <w:rPr>
          <w:color w:val="auto"/>
          <w:lang w:val="cs-CZ"/>
        </w:rPr>
        <w:t xml:space="preserve">inspektor </w:t>
      </w:r>
      <w:r w:rsidR="00D63501" w:rsidRPr="008D1554">
        <w:rPr>
          <w:color w:val="auto"/>
          <w:lang w:val="cs-CZ"/>
        </w:rPr>
        <w:t xml:space="preserve">pro písemné </w:t>
      </w:r>
      <w:r w:rsidR="00934E43" w:rsidRPr="008D1554">
        <w:rPr>
          <w:color w:val="auto"/>
          <w:lang w:val="cs-CZ"/>
        </w:rPr>
        <w:t>části</w:t>
      </w:r>
      <w:r w:rsidR="00D63501" w:rsidRPr="008D1554">
        <w:rPr>
          <w:color w:val="auto"/>
          <w:lang w:val="cs-CZ"/>
        </w:rPr>
        <w:t xml:space="preserve"> zkoušky.</w:t>
      </w:r>
    </w:p>
    <w:p w14:paraId="035AED7C" w14:textId="5B76E1C6" w:rsidR="00E54797" w:rsidRPr="008D1554" w:rsidRDefault="00963E71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10</w:t>
      </w:r>
      <w:r w:rsidR="00C41CD0" w:rsidRPr="008D1554">
        <w:rPr>
          <w:color w:val="auto"/>
          <w:lang w:val="cs-CZ"/>
        </w:rPr>
        <w:tab/>
      </w:r>
      <w:r w:rsidR="003A1CD1">
        <w:rPr>
          <w:color w:val="auto"/>
          <w:lang w:val="cs-CZ"/>
        </w:rPr>
        <w:t xml:space="preserve">Zajišťovat </w:t>
      </w:r>
      <w:r w:rsidR="00821948" w:rsidRPr="008D1554">
        <w:rPr>
          <w:color w:val="auto"/>
          <w:lang w:val="cs-CZ"/>
        </w:rPr>
        <w:t>administra</w:t>
      </w:r>
      <w:r w:rsidR="003A1CD1">
        <w:rPr>
          <w:color w:val="auto"/>
          <w:lang w:val="cs-CZ"/>
        </w:rPr>
        <w:t xml:space="preserve">tivu spojenou s </w:t>
      </w:r>
      <w:r w:rsidR="00821948" w:rsidRPr="008D1554">
        <w:rPr>
          <w:color w:val="auto"/>
          <w:lang w:val="cs-CZ"/>
        </w:rPr>
        <w:t>přijímání</w:t>
      </w:r>
      <w:r w:rsidR="003A1CD1">
        <w:rPr>
          <w:color w:val="auto"/>
          <w:lang w:val="cs-CZ"/>
        </w:rPr>
        <w:t>m</w:t>
      </w:r>
      <w:r w:rsidR="00821948" w:rsidRPr="008D1554">
        <w:rPr>
          <w:color w:val="auto"/>
          <w:lang w:val="cs-CZ"/>
        </w:rPr>
        <w:t xml:space="preserve"> registrací kandidátů, pla</w:t>
      </w:r>
      <w:r w:rsidR="00BF7777">
        <w:rPr>
          <w:color w:val="auto"/>
          <w:lang w:val="cs-CZ"/>
        </w:rPr>
        <w:t>t</w:t>
      </w:r>
      <w:r w:rsidR="00821948" w:rsidRPr="008D1554">
        <w:rPr>
          <w:color w:val="auto"/>
          <w:lang w:val="cs-CZ"/>
        </w:rPr>
        <w:t>b</w:t>
      </w:r>
      <w:r w:rsidR="003A1CD1">
        <w:rPr>
          <w:color w:val="auto"/>
          <w:lang w:val="cs-CZ"/>
        </w:rPr>
        <w:t>ami</w:t>
      </w:r>
      <w:r w:rsidR="00821948" w:rsidRPr="008D1554">
        <w:rPr>
          <w:color w:val="auto"/>
          <w:lang w:val="cs-CZ"/>
        </w:rPr>
        <w:t xml:space="preserve"> registračních poplatků a poplatků za zkoušky.</w:t>
      </w:r>
    </w:p>
    <w:p w14:paraId="0EDE7512" w14:textId="4D1CA250" w:rsidR="005870EC" w:rsidRPr="008D1554" w:rsidRDefault="003A1CD1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</w:t>
      </w:r>
      <w:r w:rsidR="00EE2F98" w:rsidRPr="008D1554">
        <w:rPr>
          <w:color w:val="auto"/>
          <w:lang w:val="cs-CZ"/>
        </w:rPr>
        <w:t>1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ab/>
      </w:r>
      <w:r w:rsidR="00D21408" w:rsidRPr="008D1554">
        <w:rPr>
          <w:color w:val="auto"/>
          <w:lang w:val="cs-CZ"/>
        </w:rPr>
        <w:t>Registrovat kandidáty u EAC a platit EAC požadovaný registrační poplatek za každého kandidáta</w:t>
      </w:r>
      <w:r>
        <w:rPr>
          <w:color w:val="auto"/>
          <w:lang w:val="cs-CZ"/>
        </w:rPr>
        <w:t xml:space="preserve"> během 14 dní po obdržení</w:t>
      </w:r>
      <w:r w:rsidR="00E76D72">
        <w:rPr>
          <w:color w:val="auto"/>
          <w:lang w:val="cs-CZ"/>
        </w:rPr>
        <w:t xml:space="preserve"> dokladu</w:t>
      </w:r>
      <w:r w:rsidR="00D21408" w:rsidRPr="008D1554">
        <w:rPr>
          <w:color w:val="auto"/>
          <w:lang w:val="cs-CZ"/>
        </w:rPr>
        <w:t>.</w:t>
      </w:r>
    </w:p>
    <w:p w14:paraId="70F765E1" w14:textId="629197B0" w:rsidR="00C30780" w:rsidRPr="008D1554" w:rsidRDefault="003A1CD1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</w:t>
      </w:r>
      <w:r w:rsidR="00EE2F98" w:rsidRPr="008D1554">
        <w:rPr>
          <w:color w:val="auto"/>
          <w:lang w:val="cs-CZ"/>
        </w:rPr>
        <w:t>1</w:t>
      </w:r>
      <w:r>
        <w:rPr>
          <w:color w:val="auto"/>
          <w:lang w:val="cs-CZ"/>
        </w:rPr>
        <w:t>2</w:t>
      </w:r>
      <w:r w:rsidR="00C41CD0" w:rsidRPr="008D1554">
        <w:rPr>
          <w:color w:val="auto"/>
          <w:lang w:val="cs-CZ"/>
        </w:rPr>
        <w:tab/>
      </w:r>
      <w:r w:rsidR="00782702" w:rsidRPr="008D1554">
        <w:rPr>
          <w:color w:val="auto"/>
          <w:lang w:val="cs-CZ"/>
        </w:rPr>
        <w:t>Komunik</w:t>
      </w:r>
      <w:r w:rsidR="004841E3" w:rsidRPr="008D1554">
        <w:rPr>
          <w:color w:val="auto"/>
          <w:lang w:val="cs-CZ"/>
        </w:rPr>
        <w:t>ovat</w:t>
      </w:r>
      <w:r w:rsidR="00782702" w:rsidRPr="008D1554">
        <w:rPr>
          <w:color w:val="auto"/>
          <w:lang w:val="cs-CZ"/>
        </w:rPr>
        <w:t xml:space="preserve"> s uchazeči, zkoušejícími, </w:t>
      </w:r>
      <w:r w:rsidR="00533F34" w:rsidRPr="008D1554">
        <w:rPr>
          <w:color w:val="auto"/>
          <w:lang w:val="cs-CZ"/>
        </w:rPr>
        <w:t>inspektory</w:t>
      </w:r>
      <w:r w:rsidR="00782702" w:rsidRPr="008D1554">
        <w:rPr>
          <w:color w:val="auto"/>
          <w:lang w:val="cs-CZ"/>
        </w:rPr>
        <w:t xml:space="preserve"> a </w:t>
      </w:r>
      <w:r w:rsidR="004841E3" w:rsidRPr="008D1554">
        <w:rPr>
          <w:color w:val="auto"/>
          <w:lang w:val="cs-CZ"/>
        </w:rPr>
        <w:t>organizačním týmem</w:t>
      </w:r>
      <w:r w:rsidR="00782702" w:rsidRPr="008D1554">
        <w:rPr>
          <w:color w:val="auto"/>
          <w:lang w:val="cs-CZ"/>
        </w:rPr>
        <w:t xml:space="preserve">, </w:t>
      </w:r>
      <w:r w:rsidR="004841E3" w:rsidRPr="008D1554">
        <w:rPr>
          <w:color w:val="auto"/>
          <w:lang w:val="cs-CZ"/>
        </w:rPr>
        <w:t>za účelem</w:t>
      </w:r>
      <w:r w:rsidR="00782702" w:rsidRPr="008D1554">
        <w:rPr>
          <w:color w:val="auto"/>
          <w:lang w:val="cs-CZ"/>
        </w:rPr>
        <w:t xml:space="preserve"> </w:t>
      </w:r>
      <w:r w:rsidR="004841E3" w:rsidRPr="008D1554">
        <w:rPr>
          <w:color w:val="auto"/>
          <w:lang w:val="cs-CZ"/>
        </w:rPr>
        <w:t>zajištění</w:t>
      </w:r>
      <w:r w:rsidR="00782702" w:rsidRPr="008D1554">
        <w:rPr>
          <w:color w:val="auto"/>
          <w:lang w:val="cs-CZ"/>
        </w:rPr>
        <w:t xml:space="preserve"> hladk</w:t>
      </w:r>
      <w:r w:rsidR="004841E3" w:rsidRPr="008D1554">
        <w:rPr>
          <w:color w:val="auto"/>
          <w:lang w:val="cs-CZ"/>
        </w:rPr>
        <w:t>ého</w:t>
      </w:r>
      <w:r w:rsidR="00782702" w:rsidRPr="008D1554">
        <w:rPr>
          <w:color w:val="auto"/>
          <w:lang w:val="cs-CZ"/>
        </w:rPr>
        <w:t xml:space="preserve"> průběh</w:t>
      </w:r>
      <w:r w:rsidR="004841E3" w:rsidRPr="008D1554">
        <w:rPr>
          <w:color w:val="auto"/>
          <w:lang w:val="cs-CZ"/>
        </w:rPr>
        <w:t>u</w:t>
      </w:r>
      <w:r w:rsidR="00782702" w:rsidRPr="008D1554">
        <w:rPr>
          <w:color w:val="auto"/>
          <w:lang w:val="cs-CZ"/>
        </w:rPr>
        <w:t xml:space="preserve"> </w:t>
      </w:r>
      <w:r w:rsidR="004841E3" w:rsidRPr="008D1554">
        <w:rPr>
          <w:color w:val="auto"/>
          <w:lang w:val="cs-CZ"/>
        </w:rPr>
        <w:t>zkoušek</w:t>
      </w:r>
      <w:r w:rsidR="00782702" w:rsidRPr="008D1554">
        <w:rPr>
          <w:color w:val="auto"/>
          <w:lang w:val="cs-CZ"/>
        </w:rPr>
        <w:t>.</w:t>
      </w:r>
    </w:p>
    <w:p w14:paraId="4F7C067B" w14:textId="5202FDB1" w:rsidR="003255AB" w:rsidRPr="008D1554" w:rsidRDefault="003A1CD1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lastRenderedPageBreak/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.1</w:t>
      </w:r>
      <w:r>
        <w:rPr>
          <w:color w:val="auto"/>
          <w:lang w:val="cs-CZ"/>
        </w:rPr>
        <w:t>3</w:t>
      </w:r>
      <w:r w:rsidR="00C41CD0" w:rsidRPr="008D1554">
        <w:rPr>
          <w:color w:val="auto"/>
          <w:lang w:val="cs-CZ"/>
        </w:rPr>
        <w:tab/>
      </w:r>
      <w:r w:rsidR="008F16F9" w:rsidRPr="008D1554">
        <w:rPr>
          <w:color w:val="auto"/>
          <w:lang w:val="cs-CZ"/>
        </w:rPr>
        <w:t xml:space="preserve">Bezpečně uchovávat zkušební materiály, vzorové odpovědi, dokončené zkoušky a </w:t>
      </w:r>
      <w:r w:rsidR="00962503" w:rsidRPr="008D1554">
        <w:rPr>
          <w:color w:val="auto"/>
          <w:lang w:val="cs-CZ"/>
        </w:rPr>
        <w:t>další dokumenty</w:t>
      </w:r>
      <w:r w:rsidR="008F16F9" w:rsidRPr="008D1554">
        <w:rPr>
          <w:color w:val="auto"/>
          <w:lang w:val="cs-CZ"/>
        </w:rPr>
        <w:t xml:space="preserve"> a zacházet s nimi jako s důvěrnými </w:t>
      </w:r>
      <w:r w:rsidR="00962503" w:rsidRPr="008D1554">
        <w:rPr>
          <w:color w:val="auto"/>
          <w:lang w:val="cs-CZ"/>
        </w:rPr>
        <w:t>materiály</w:t>
      </w:r>
      <w:r w:rsidR="008F16F9" w:rsidRPr="008D1554">
        <w:rPr>
          <w:color w:val="auto"/>
          <w:lang w:val="cs-CZ"/>
        </w:rPr>
        <w:t>.</w:t>
      </w:r>
    </w:p>
    <w:p w14:paraId="3ACC6C75" w14:textId="1036BFC5" w:rsidR="002D0903" w:rsidRPr="008D1554" w:rsidRDefault="00BE5F60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.1</w:t>
      </w: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ab/>
      </w:r>
      <w:r w:rsidR="00990A8A" w:rsidRPr="008D1554">
        <w:rPr>
          <w:color w:val="auto"/>
          <w:lang w:val="cs-CZ"/>
        </w:rPr>
        <w:t>Potvrzovat výsledky zkoušky na EAC do 28 dnů od data zkoušky.</w:t>
      </w:r>
    </w:p>
    <w:p w14:paraId="05109E7B" w14:textId="60E55EED" w:rsidR="005E7498" w:rsidRPr="008D1554" w:rsidRDefault="00BE5F60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.1</w:t>
      </w:r>
      <w:r>
        <w:rPr>
          <w:color w:val="auto"/>
          <w:lang w:val="cs-CZ"/>
        </w:rPr>
        <w:t>5</w:t>
      </w:r>
      <w:r w:rsidR="00C41CD0" w:rsidRPr="008D1554">
        <w:rPr>
          <w:color w:val="auto"/>
          <w:lang w:val="cs-CZ"/>
        </w:rPr>
        <w:tab/>
      </w:r>
      <w:r w:rsidR="00330C52" w:rsidRPr="008D1554">
        <w:rPr>
          <w:color w:val="auto"/>
          <w:lang w:val="cs-CZ"/>
        </w:rPr>
        <w:t>Obdržet certifikáty a ID karty pro úspěšné uchazeče od EAC do 14 dnů od data podání.</w:t>
      </w:r>
    </w:p>
    <w:p w14:paraId="037E0EEF" w14:textId="0B9DB45B" w:rsidR="00A2445D" w:rsidRPr="008D1554" w:rsidRDefault="00BE5F60" w:rsidP="003A5368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.1</w:t>
      </w:r>
      <w:r>
        <w:rPr>
          <w:color w:val="auto"/>
          <w:lang w:val="cs-CZ"/>
        </w:rPr>
        <w:t>6</w:t>
      </w:r>
      <w:r w:rsidR="00C41CD0" w:rsidRPr="008D1554">
        <w:rPr>
          <w:color w:val="auto"/>
          <w:lang w:val="cs-CZ"/>
        </w:rPr>
        <w:tab/>
      </w:r>
      <w:r w:rsidR="009E5453" w:rsidRPr="008D1554">
        <w:rPr>
          <w:color w:val="auto"/>
          <w:lang w:val="cs-CZ"/>
        </w:rPr>
        <w:t>Odeslat certifikáty a ID karty úspěšným kandidátům během 14 dnů</w:t>
      </w:r>
      <w:r w:rsidR="00A2445D" w:rsidRPr="008D1554">
        <w:rPr>
          <w:color w:val="auto"/>
          <w:lang w:val="cs-CZ"/>
        </w:rPr>
        <w:t xml:space="preserve"> </w:t>
      </w:r>
      <w:r w:rsidR="009E5453" w:rsidRPr="008D1554">
        <w:rPr>
          <w:color w:val="auto"/>
          <w:lang w:val="cs-CZ"/>
        </w:rPr>
        <w:t>od jejich obdržení od</w:t>
      </w:r>
      <w:r w:rsidR="003A5368" w:rsidRPr="008D1554">
        <w:rPr>
          <w:color w:val="auto"/>
          <w:lang w:val="cs-CZ"/>
        </w:rPr>
        <w:t xml:space="preserve"> EAC</w:t>
      </w:r>
      <w:r w:rsidR="0015101A" w:rsidRPr="008D1554">
        <w:rPr>
          <w:color w:val="auto"/>
          <w:lang w:val="cs-CZ"/>
        </w:rPr>
        <w:t>.</w:t>
      </w:r>
    </w:p>
    <w:p w14:paraId="492EFBFA" w14:textId="19F9B0C4" w:rsidR="0015101A" w:rsidRPr="008D1554" w:rsidRDefault="00BE5F60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.1</w:t>
      </w:r>
      <w:r>
        <w:rPr>
          <w:color w:val="auto"/>
          <w:lang w:val="cs-CZ"/>
        </w:rPr>
        <w:t>7</w:t>
      </w:r>
      <w:r w:rsidR="00C41CD0" w:rsidRPr="008D1554">
        <w:rPr>
          <w:color w:val="auto"/>
          <w:lang w:val="cs-CZ"/>
        </w:rPr>
        <w:tab/>
      </w:r>
      <w:r w:rsidR="00E959E2" w:rsidRPr="008D1554">
        <w:rPr>
          <w:color w:val="auto"/>
          <w:lang w:val="cs-CZ"/>
        </w:rPr>
        <w:t>Komunikovat s neúspěšnými uchazeči a informovat je o jejich možnostech opakovat zkoušku.</w:t>
      </w:r>
    </w:p>
    <w:p w14:paraId="0E5B8ED6" w14:textId="22605ED4" w:rsidR="003425F6" w:rsidRDefault="00BE5F60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C41CD0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C41CD0" w:rsidRPr="008D1554">
        <w:rPr>
          <w:color w:val="auto"/>
          <w:lang w:val="cs-CZ"/>
        </w:rPr>
        <w:t>.1</w:t>
      </w:r>
      <w:r>
        <w:rPr>
          <w:color w:val="auto"/>
          <w:lang w:val="cs-CZ"/>
        </w:rPr>
        <w:t>8</w:t>
      </w:r>
      <w:r w:rsidR="00C41CD0" w:rsidRPr="008D1554">
        <w:rPr>
          <w:color w:val="auto"/>
          <w:lang w:val="cs-CZ"/>
        </w:rPr>
        <w:tab/>
      </w:r>
      <w:r w:rsidR="00A31B9C" w:rsidRPr="008D1554">
        <w:rPr>
          <w:color w:val="auto"/>
          <w:lang w:val="cs-CZ"/>
        </w:rPr>
        <w:t>Uchovávat záznamy o registraci, výsledcích zkoušek a příslušné komunikaci v souladu se současnými pravidly GDPR.</w:t>
      </w:r>
    </w:p>
    <w:p w14:paraId="6622B3FE" w14:textId="0E4CF935" w:rsidR="00BE5F60" w:rsidRPr="008D1554" w:rsidRDefault="00BE5F60" w:rsidP="00C41CD0">
      <w:pPr>
        <w:pStyle w:val="Default"/>
        <w:spacing w:line="360" w:lineRule="auto"/>
        <w:ind w:left="1416" w:hanging="708"/>
        <w:rPr>
          <w:color w:val="auto"/>
          <w:lang w:val="cs-CZ"/>
        </w:rPr>
      </w:pPr>
      <w:r>
        <w:rPr>
          <w:color w:val="auto"/>
          <w:lang w:val="cs-CZ"/>
        </w:rPr>
        <w:t xml:space="preserve">4.1.19 Nabídnout uchazečům postup při vyřizování stížností. </w:t>
      </w:r>
    </w:p>
    <w:p w14:paraId="586F3D42" w14:textId="77777777" w:rsidR="008E00CF" w:rsidRDefault="00BE5F60" w:rsidP="003A5368">
      <w:pPr>
        <w:pStyle w:val="Default"/>
        <w:spacing w:line="360" w:lineRule="auto"/>
        <w:ind w:left="142" w:firstLine="566"/>
        <w:rPr>
          <w:color w:val="auto"/>
          <w:lang w:val="cs-CZ"/>
        </w:rPr>
      </w:pPr>
      <w:r>
        <w:rPr>
          <w:color w:val="auto"/>
          <w:lang w:val="cs-CZ"/>
        </w:rPr>
        <w:t>4</w:t>
      </w:r>
      <w:r w:rsidR="005C30FB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1</w:t>
      </w:r>
      <w:r w:rsidR="005C30FB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20</w:t>
      </w:r>
      <w:r w:rsidR="005C30FB" w:rsidRPr="008D1554">
        <w:rPr>
          <w:color w:val="auto"/>
          <w:lang w:val="cs-CZ"/>
        </w:rPr>
        <w:tab/>
      </w:r>
      <w:r w:rsidR="0015099D" w:rsidRPr="008D1554">
        <w:rPr>
          <w:color w:val="auto"/>
          <w:lang w:val="cs-CZ"/>
        </w:rPr>
        <w:t>Pokrýva</w:t>
      </w:r>
      <w:r w:rsidR="000B36D4" w:rsidRPr="008D1554">
        <w:rPr>
          <w:color w:val="auto"/>
          <w:lang w:val="cs-CZ"/>
        </w:rPr>
        <w:t>t</w:t>
      </w:r>
      <w:r w:rsidR="0015099D" w:rsidRPr="008D1554">
        <w:rPr>
          <w:color w:val="auto"/>
          <w:lang w:val="cs-CZ"/>
        </w:rPr>
        <w:t xml:space="preserve"> všechny náklady na provedení zkoušky.</w:t>
      </w:r>
      <w:r w:rsidR="005B4975" w:rsidRPr="008D1554">
        <w:rPr>
          <w:color w:val="auto"/>
          <w:lang w:val="cs-CZ"/>
        </w:rPr>
        <w:t xml:space="preserve"> </w:t>
      </w:r>
    </w:p>
    <w:p w14:paraId="66861E75" w14:textId="77777777" w:rsidR="008E00CF" w:rsidRDefault="008E00CF">
      <w:pPr>
        <w:rPr>
          <w:rFonts w:ascii="Arial" w:eastAsia="Arial" w:hAnsi="Arial" w:cs="Arial"/>
          <w:kern w:val="1"/>
          <w:lang w:val="cs-CZ" w:eastAsia="ar-SA"/>
        </w:rPr>
      </w:pPr>
      <w:r>
        <w:rPr>
          <w:lang w:val="cs-CZ"/>
        </w:rPr>
        <w:br w:type="page"/>
      </w:r>
    </w:p>
    <w:p w14:paraId="6F2ED2A5" w14:textId="49D4B376" w:rsidR="00EE2F98" w:rsidRDefault="008E00CF" w:rsidP="008E00CF">
      <w:pPr>
        <w:pStyle w:val="Nadpis1"/>
        <w:numPr>
          <w:ilvl w:val="0"/>
          <w:numId w:val="3"/>
        </w:numPr>
        <w:suppressAutoHyphens/>
        <w:spacing w:before="0" w:after="0" w:line="240" w:lineRule="auto"/>
        <w:ind w:left="284" w:firstLine="0"/>
        <w:jc w:val="center"/>
        <w:textAlignment w:val="auto"/>
        <w:rPr>
          <w:rFonts w:ascii="Arial" w:hAnsi="Arial" w:cs="Arial"/>
          <w:lang w:val="cs-CZ"/>
        </w:rPr>
      </w:pPr>
      <w:bookmarkStart w:id="13" w:name="_Toc20841797"/>
      <w:r>
        <w:rPr>
          <w:rFonts w:ascii="Arial" w:hAnsi="Arial" w:cs="Arial"/>
          <w:lang w:val="cs-CZ"/>
        </w:rPr>
        <w:lastRenderedPageBreak/>
        <w:t>5</w:t>
      </w:r>
      <w:r w:rsidRPr="008D1554">
        <w:rPr>
          <w:rFonts w:ascii="Arial" w:hAnsi="Arial" w:cs="Arial"/>
          <w:lang w:val="cs-CZ"/>
        </w:rPr>
        <w:t xml:space="preserve">. </w:t>
      </w:r>
      <w:bookmarkStart w:id="14" w:name="_Hlk20841273"/>
      <w:proofErr w:type="spellStart"/>
      <w:r>
        <w:rPr>
          <w:rFonts w:ascii="Arial" w:hAnsi="Arial" w:cs="Arial"/>
          <w:lang w:val="cs-CZ"/>
        </w:rPr>
        <w:t>VETcert</w:t>
      </w:r>
      <w:proofErr w:type="spellEnd"/>
      <w:r>
        <w:rPr>
          <w:rFonts w:ascii="Arial" w:hAnsi="Arial" w:cs="Arial"/>
          <w:lang w:val="cs-CZ"/>
        </w:rPr>
        <w:t xml:space="preserve"> zkušební komisaři</w:t>
      </w:r>
      <w:bookmarkEnd w:id="13"/>
      <w:bookmarkEnd w:id="14"/>
    </w:p>
    <w:p w14:paraId="37E82B54" w14:textId="77777777" w:rsidR="008E00CF" w:rsidRPr="008E00CF" w:rsidRDefault="008E00CF" w:rsidP="008E00CF">
      <w:pPr>
        <w:rPr>
          <w:lang w:val="cs-CZ" w:eastAsia="ar-SA"/>
        </w:rPr>
      </w:pPr>
    </w:p>
    <w:p w14:paraId="51039D1B" w14:textId="04F862EF" w:rsidR="00082419" w:rsidRPr="008D1554" w:rsidRDefault="0036032A" w:rsidP="00082419">
      <w:pPr>
        <w:pStyle w:val="Default"/>
        <w:spacing w:line="360" w:lineRule="auto"/>
        <w:ind w:left="1416" w:hanging="990"/>
        <w:rPr>
          <w:color w:val="auto"/>
          <w:lang w:val="cs-CZ"/>
        </w:rPr>
      </w:pPr>
      <w:r w:rsidRPr="008D1554">
        <w:rPr>
          <w:color w:val="auto"/>
          <w:lang w:val="cs-CZ"/>
        </w:rPr>
        <w:t>5</w:t>
      </w:r>
      <w:r w:rsidR="008E00CF">
        <w:rPr>
          <w:color w:val="auto"/>
          <w:lang w:val="cs-CZ"/>
        </w:rPr>
        <w:t>.1</w:t>
      </w:r>
      <w:r w:rsidRPr="008D1554">
        <w:rPr>
          <w:color w:val="auto"/>
          <w:lang w:val="cs-CZ"/>
        </w:rPr>
        <w:tab/>
      </w:r>
      <w:r w:rsidR="00082419" w:rsidRPr="008D1554">
        <w:rPr>
          <w:color w:val="auto"/>
          <w:lang w:val="cs-CZ"/>
        </w:rPr>
        <w:t xml:space="preserve">Řídící skupina </w:t>
      </w:r>
      <w:proofErr w:type="spellStart"/>
      <w:r w:rsidR="00082419" w:rsidRPr="008D1554">
        <w:rPr>
          <w:color w:val="auto"/>
          <w:lang w:val="cs-CZ"/>
        </w:rPr>
        <w:t>VETcert</w:t>
      </w:r>
      <w:proofErr w:type="spellEnd"/>
      <w:r w:rsidR="00082419" w:rsidRPr="008D1554">
        <w:rPr>
          <w:color w:val="auto"/>
          <w:lang w:val="cs-CZ"/>
        </w:rPr>
        <w:t xml:space="preserve"> je odpovědná za schvalování kompetentních </w:t>
      </w:r>
      <w:r w:rsidR="00082419" w:rsidRPr="008D1554">
        <w:rPr>
          <w:b/>
          <w:bCs/>
          <w:color w:val="auto"/>
          <w:lang w:val="cs-CZ"/>
        </w:rPr>
        <w:t xml:space="preserve">registrovaných zkoušejících </w:t>
      </w:r>
      <w:r w:rsidR="00082419" w:rsidRPr="008D1554">
        <w:rPr>
          <w:color w:val="auto"/>
          <w:lang w:val="cs-CZ"/>
        </w:rPr>
        <w:t xml:space="preserve">k provádění zkoušek </w:t>
      </w:r>
      <w:proofErr w:type="spellStart"/>
      <w:r w:rsidR="00082419" w:rsidRPr="008D1554">
        <w:rPr>
          <w:color w:val="auto"/>
          <w:lang w:val="cs-CZ"/>
        </w:rPr>
        <w:t>VETcert</w:t>
      </w:r>
      <w:proofErr w:type="spellEnd"/>
      <w:r w:rsidR="00082419" w:rsidRPr="008D1554">
        <w:rPr>
          <w:color w:val="auto"/>
          <w:lang w:val="cs-CZ"/>
        </w:rPr>
        <w:t>.</w:t>
      </w:r>
    </w:p>
    <w:p w14:paraId="4C58C0B6" w14:textId="4E55F674" w:rsidR="00CF5AD9" w:rsidRPr="008D1554" w:rsidRDefault="008E00CF" w:rsidP="00082419">
      <w:pPr>
        <w:pStyle w:val="Default"/>
        <w:spacing w:line="360" w:lineRule="auto"/>
        <w:ind w:left="1416" w:hanging="990"/>
        <w:rPr>
          <w:color w:val="auto"/>
          <w:lang w:val="cs-CZ"/>
        </w:rPr>
      </w:pPr>
      <w:r>
        <w:rPr>
          <w:color w:val="auto"/>
          <w:lang w:val="cs-CZ"/>
        </w:rPr>
        <w:t>5</w:t>
      </w:r>
      <w:r w:rsidR="00C25C73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2</w:t>
      </w:r>
      <w:r w:rsidR="00C25C73" w:rsidRPr="008D1554">
        <w:rPr>
          <w:color w:val="auto"/>
          <w:lang w:val="cs-CZ"/>
        </w:rPr>
        <w:tab/>
      </w:r>
      <w:r w:rsidR="00082419" w:rsidRPr="008D1554">
        <w:rPr>
          <w:color w:val="auto"/>
          <w:lang w:val="cs-CZ"/>
        </w:rPr>
        <w:t>Všichni</w:t>
      </w:r>
      <w:r w:rsidR="004554B8" w:rsidRPr="008D1554">
        <w:rPr>
          <w:color w:val="auto"/>
          <w:lang w:val="cs-CZ"/>
        </w:rPr>
        <w:t xml:space="preserve"> zkoušející</w:t>
      </w:r>
      <w:r w:rsidR="00EA7D33" w:rsidRPr="008D1554">
        <w:rPr>
          <w:color w:val="auto"/>
          <w:lang w:val="cs-CZ"/>
        </w:rPr>
        <w:t xml:space="preserve"> </w:t>
      </w:r>
      <w:proofErr w:type="spellStart"/>
      <w:r w:rsidR="00EA7D33" w:rsidRPr="008D1554">
        <w:rPr>
          <w:color w:val="auto"/>
          <w:lang w:val="cs-CZ"/>
        </w:rPr>
        <w:t>VETcert</w:t>
      </w:r>
      <w:proofErr w:type="spellEnd"/>
      <w:r w:rsidR="00EA7D33" w:rsidRPr="008D1554">
        <w:rPr>
          <w:color w:val="auto"/>
          <w:lang w:val="cs-CZ"/>
        </w:rPr>
        <w:t xml:space="preserve"> mus</w:t>
      </w:r>
      <w:r w:rsidR="004554B8" w:rsidRPr="008D1554">
        <w:rPr>
          <w:color w:val="auto"/>
          <w:lang w:val="cs-CZ"/>
        </w:rPr>
        <w:t>í</w:t>
      </w:r>
      <w:r w:rsidR="001238A7" w:rsidRPr="008D1554">
        <w:rPr>
          <w:color w:val="auto"/>
          <w:lang w:val="cs-CZ"/>
        </w:rPr>
        <w:t>:</w:t>
      </w:r>
    </w:p>
    <w:p w14:paraId="3F05C3F5" w14:textId="49999467" w:rsidR="00FF359C" w:rsidRPr="008D1554" w:rsidRDefault="00231DD4" w:rsidP="00860EE2">
      <w:pPr>
        <w:pStyle w:val="Default"/>
        <w:spacing w:line="360" w:lineRule="auto"/>
        <w:ind w:left="1701" w:hanging="993"/>
        <w:rPr>
          <w:color w:val="auto"/>
          <w:lang w:val="cs-CZ"/>
        </w:rPr>
      </w:pPr>
      <w:r>
        <w:rPr>
          <w:color w:val="auto"/>
          <w:lang w:val="cs-CZ"/>
        </w:rPr>
        <w:t>5</w:t>
      </w:r>
      <w:r w:rsidR="00A76A9F" w:rsidRPr="008D1554">
        <w:rPr>
          <w:color w:val="auto"/>
          <w:lang w:val="cs-CZ"/>
        </w:rPr>
        <w:t>.</w:t>
      </w:r>
      <w:r>
        <w:rPr>
          <w:color w:val="auto"/>
          <w:lang w:val="cs-CZ"/>
        </w:rPr>
        <w:t>2</w:t>
      </w:r>
      <w:r w:rsidR="00A76A9F" w:rsidRPr="008D1554">
        <w:rPr>
          <w:color w:val="auto"/>
          <w:lang w:val="cs-CZ"/>
        </w:rPr>
        <w:t>.</w:t>
      </w:r>
      <w:r w:rsidR="00860EE2" w:rsidRPr="008D1554">
        <w:rPr>
          <w:color w:val="auto"/>
          <w:lang w:val="cs-CZ"/>
        </w:rPr>
        <w:t>1</w:t>
      </w:r>
      <w:r w:rsidR="00860EE2" w:rsidRPr="008D1554">
        <w:rPr>
          <w:color w:val="auto"/>
          <w:lang w:val="cs-CZ"/>
        </w:rPr>
        <w:tab/>
      </w:r>
      <w:r w:rsidR="009F43C5" w:rsidRPr="008D1554">
        <w:rPr>
          <w:color w:val="auto"/>
          <w:lang w:val="cs-CZ"/>
        </w:rPr>
        <w:t xml:space="preserve">Absolvovat zkoušku </w:t>
      </w:r>
      <w:proofErr w:type="spellStart"/>
      <w:r w:rsidR="009F43C5" w:rsidRPr="008D1554">
        <w:rPr>
          <w:color w:val="auto"/>
          <w:lang w:val="cs-CZ"/>
        </w:rPr>
        <w:t>VETcert</w:t>
      </w:r>
      <w:proofErr w:type="spellEnd"/>
      <w:r w:rsidR="009F43C5" w:rsidRPr="008D1554">
        <w:rPr>
          <w:color w:val="auto"/>
          <w:lang w:val="cs-CZ"/>
        </w:rPr>
        <w:t xml:space="preserve"> na příslušné úrovni a dosáhnout známky úspěšnosti nejméně 80</w:t>
      </w:r>
      <w:r w:rsidR="00D367CD">
        <w:rPr>
          <w:color w:val="auto"/>
          <w:lang w:val="cs-CZ"/>
        </w:rPr>
        <w:t xml:space="preserve"> </w:t>
      </w:r>
      <w:r w:rsidR="009F43C5" w:rsidRPr="008D1554">
        <w:rPr>
          <w:color w:val="auto"/>
          <w:lang w:val="cs-CZ"/>
        </w:rPr>
        <w:t>%.</w:t>
      </w:r>
    </w:p>
    <w:p w14:paraId="29C32BF4" w14:textId="1480C1C3" w:rsidR="001238A7" w:rsidRPr="008D1554" w:rsidRDefault="00860EE2" w:rsidP="00860EE2">
      <w:pPr>
        <w:pStyle w:val="Default"/>
        <w:spacing w:line="360" w:lineRule="auto"/>
        <w:ind w:left="1701" w:hanging="993"/>
        <w:rPr>
          <w:color w:val="auto"/>
          <w:lang w:val="cs-CZ"/>
        </w:rPr>
      </w:pPr>
      <w:r w:rsidRPr="008D1554">
        <w:rPr>
          <w:color w:val="auto"/>
          <w:lang w:val="cs-CZ"/>
        </w:rPr>
        <w:t>5.</w:t>
      </w:r>
      <w:r w:rsidR="00231DD4">
        <w:rPr>
          <w:color w:val="auto"/>
          <w:lang w:val="cs-CZ"/>
        </w:rPr>
        <w:t>2</w:t>
      </w:r>
      <w:r w:rsidRPr="008D1554">
        <w:rPr>
          <w:color w:val="auto"/>
          <w:lang w:val="cs-CZ"/>
        </w:rPr>
        <w:t>.2</w:t>
      </w:r>
      <w:r w:rsidRPr="008D1554">
        <w:rPr>
          <w:color w:val="auto"/>
          <w:lang w:val="cs-CZ"/>
        </w:rPr>
        <w:tab/>
      </w:r>
      <w:r w:rsidR="003B7A37" w:rsidRPr="008D1554">
        <w:rPr>
          <w:color w:val="auto"/>
          <w:lang w:val="cs-CZ"/>
        </w:rPr>
        <w:t xml:space="preserve">Být uveden na oficiálním seznamu úspěšných certifikovaných Specialistů pro péči o senescentní stromy na příslušné úrovni na webových stránkách </w:t>
      </w:r>
      <w:proofErr w:type="spellStart"/>
      <w:r w:rsidR="003B7A37" w:rsidRPr="008D1554">
        <w:rPr>
          <w:color w:val="auto"/>
          <w:lang w:val="cs-CZ"/>
        </w:rPr>
        <w:t>VETcert</w:t>
      </w:r>
      <w:proofErr w:type="spellEnd"/>
      <w:r w:rsidR="003B7A37" w:rsidRPr="008D1554">
        <w:rPr>
          <w:color w:val="auto"/>
          <w:lang w:val="cs-CZ"/>
        </w:rPr>
        <w:t>.</w:t>
      </w:r>
    </w:p>
    <w:p w14:paraId="480D430B" w14:textId="009C82D5" w:rsidR="00366CC4" w:rsidRPr="008D1554" w:rsidRDefault="00860EE2" w:rsidP="00860EE2">
      <w:pPr>
        <w:pStyle w:val="Default"/>
        <w:spacing w:line="360" w:lineRule="auto"/>
        <w:ind w:left="1701" w:hanging="993"/>
        <w:rPr>
          <w:color w:val="auto"/>
          <w:lang w:val="cs-CZ"/>
        </w:rPr>
      </w:pPr>
      <w:r w:rsidRPr="008D1554">
        <w:rPr>
          <w:color w:val="auto"/>
          <w:lang w:val="cs-CZ"/>
        </w:rPr>
        <w:t>5.</w:t>
      </w:r>
      <w:r w:rsidR="00231DD4">
        <w:rPr>
          <w:color w:val="auto"/>
          <w:lang w:val="cs-CZ"/>
        </w:rPr>
        <w:t>2</w:t>
      </w:r>
      <w:r w:rsidRPr="008D1554">
        <w:rPr>
          <w:color w:val="auto"/>
          <w:lang w:val="cs-CZ"/>
        </w:rPr>
        <w:t>.3</w:t>
      </w:r>
      <w:r w:rsidRPr="008D1554">
        <w:rPr>
          <w:color w:val="auto"/>
          <w:lang w:val="cs-CZ"/>
        </w:rPr>
        <w:tab/>
      </w:r>
      <w:r w:rsidR="00EA7B75" w:rsidRPr="008D1554">
        <w:rPr>
          <w:color w:val="auto"/>
          <w:lang w:val="cs-CZ"/>
        </w:rPr>
        <w:t xml:space="preserve">Zúčastnit se školení na provádění zkoušek </w:t>
      </w:r>
      <w:proofErr w:type="spellStart"/>
      <w:r w:rsidR="00EA7B75" w:rsidRPr="008D1554">
        <w:rPr>
          <w:color w:val="auto"/>
          <w:lang w:val="cs-CZ"/>
        </w:rPr>
        <w:t>VETcert</w:t>
      </w:r>
      <w:proofErr w:type="spellEnd"/>
      <w:r w:rsidR="00EA7B75" w:rsidRPr="008D1554">
        <w:rPr>
          <w:color w:val="auto"/>
          <w:lang w:val="cs-CZ"/>
        </w:rPr>
        <w:t xml:space="preserve">, včetně školení v technikách posuzování, uplatňování systému </w:t>
      </w:r>
      <w:r w:rsidR="0042297A" w:rsidRPr="008D1554">
        <w:rPr>
          <w:color w:val="auto"/>
          <w:lang w:val="cs-CZ"/>
        </w:rPr>
        <w:t>známkování</w:t>
      </w:r>
      <w:r w:rsidR="00EA7B75" w:rsidRPr="008D1554">
        <w:rPr>
          <w:color w:val="auto"/>
          <w:lang w:val="cs-CZ"/>
        </w:rPr>
        <w:t xml:space="preserve"> a praktických srovnávacích cvičení.</w:t>
      </w:r>
    </w:p>
    <w:p w14:paraId="07A8DB08" w14:textId="3175F4ED" w:rsidR="003F5242" w:rsidRPr="008D1554" w:rsidRDefault="00860EE2" w:rsidP="00231DD4">
      <w:pPr>
        <w:pStyle w:val="Default"/>
        <w:spacing w:line="360" w:lineRule="auto"/>
        <w:ind w:left="1701" w:hanging="993"/>
        <w:rPr>
          <w:color w:val="auto"/>
          <w:lang w:val="cs-CZ"/>
        </w:rPr>
      </w:pPr>
      <w:r w:rsidRPr="008D1554">
        <w:rPr>
          <w:color w:val="auto"/>
          <w:lang w:val="cs-CZ"/>
        </w:rPr>
        <w:t>5.</w:t>
      </w:r>
      <w:r w:rsidR="00231DD4">
        <w:rPr>
          <w:color w:val="auto"/>
          <w:lang w:val="cs-CZ"/>
        </w:rPr>
        <w:t>2</w:t>
      </w:r>
      <w:r w:rsidRPr="008D1554">
        <w:rPr>
          <w:color w:val="auto"/>
          <w:lang w:val="cs-CZ"/>
        </w:rPr>
        <w:t>.4</w:t>
      </w:r>
      <w:r w:rsidRPr="008D1554">
        <w:rPr>
          <w:color w:val="auto"/>
          <w:lang w:val="cs-CZ"/>
        </w:rPr>
        <w:tab/>
      </w:r>
      <w:r w:rsidR="00BE1676" w:rsidRPr="008D1554">
        <w:rPr>
          <w:color w:val="auto"/>
          <w:lang w:val="cs-CZ"/>
        </w:rPr>
        <w:t xml:space="preserve">Zúčastnit </w:t>
      </w:r>
      <w:proofErr w:type="spellStart"/>
      <w:r w:rsidR="00BE1676" w:rsidRPr="008D1554">
        <w:rPr>
          <w:color w:val="auto"/>
          <w:lang w:val="cs-CZ"/>
        </w:rPr>
        <w:t>VETcert</w:t>
      </w:r>
      <w:proofErr w:type="spellEnd"/>
      <w:r w:rsidR="00231DD4">
        <w:rPr>
          <w:color w:val="auto"/>
          <w:lang w:val="cs-CZ"/>
        </w:rPr>
        <w:t xml:space="preserve"> </w:t>
      </w:r>
      <w:r w:rsidR="00F3117C" w:rsidRPr="008D1554">
        <w:rPr>
          <w:color w:val="auto"/>
          <w:lang w:val="cs-CZ"/>
        </w:rPr>
        <w:t>z</w:t>
      </w:r>
      <w:r w:rsidR="00BE1676" w:rsidRPr="008D1554">
        <w:rPr>
          <w:color w:val="auto"/>
          <w:lang w:val="cs-CZ"/>
        </w:rPr>
        <w:t>účastni</w:t>
      </w:r>
      <w:r w:rsidR="00EA1587" w:rsidRPr="008D1554">
        <w:rPr>
          <w:color w:val="auto"/>
          <w:lang w:val="cs-CZ"/>
        </w:rPr>
        <w:t>t</w:t>
      </w:r>
      <w:r w:rsidR="00BE1676" w:rsidRPr="008D1554">
        <w:rPr>
          <w:color w:val="auto"/>
          <w:lang w:val="cs-CZ"/>
        </w:rPr>
        <w:t xml:space="preserve"> se zkoušek</w:t>
      </w:r>
      <w:r w:rsidR="00EA1587" w:rsidRPr="008D1554">
        <w:rPr>
          <w:color w:val="auto"/>
          <w:lang w:val="cs-CZ"/>
        </w:rPr>
        <w:t xml:space="preserve"> jako pozorovatel</w:t>
      </w:r>
      <w:r w:rsidR="00BE1676" w:rsidRPr="008D1554">
        <w:rPr>
          <w:color w:val="auto"/>
          <w:lang w:val="cs-CZ"/>
        </w:rPr>
        <w:t xml:space="preserve"> a </w:t>
      </w:r>
      <w:r w:rsidR="00F3117C" w:rsidRPr="008D1554">
        <w:rPr>
          <w:color w:val="auto"/>
          <w:lang w:val="cs-CZ"/>
        </w:rPr>
        <w:t>z</w:t>
      </w:r>
      <w:r w:rsidR="00BE1676" w:rsidRPr="008D1554">
        <w:rPr>
          <w:color w:val="auto"/>
          <w:lang w:val="cs-CZ"/>
        </w:rPr>
        <w:t>účastni</w:t>
      </w:r>
      <w:r w:rsidR="00EA1587" w:rsidRPr="008D1554">
        <w:rPr>
          <w:color w:val="auto"/>
          <w:lang w:val="cs-CZ"/>
        </w:rPr>
        <w:t>t</w:t>
      </w:r>
      <w:r w:rsidR="00BE1676" w:rsidRPr="008D1554">
        <w:rPr>
          <w:color w:val="auto"/>
          <w:lang w:val="cs-CZ"/>
        </w:rPr>
        <w:t xml:space="preserve"> se jako „druhý zkoušející“</w:t>
      </w:r>
      <w:r w:rsidR="00EA1587" w:rsidRPr="008D1554">
        <w:rPr>
          <w:color w:val="auto"/>
          <w:lang w:val="cs-CZ"/>
        </w:rPr>
        <w:t>.</w:t>
      </w:r>
    </w:p>
    <w:p w14:paraId="420F2E82" w14:textId="4B41902B" w:rsidR="002F43D5" w:rsidRDefault="002700DB" w:rsidP="00AE2B0A">
      <w:pPr>
        <w:pStyle w:val="Default"/>
        <w:spacing w:line="360" w:lineRule="auto"/>
        <w:ind w:left="1416" w:hanging="990"/>
        <w:rPr>
          <w:color w:val="auto"/>
          <w:lang w:val="cs-CZ"/>
        </w:rPr>
      </w:pPr>
      <w:r w:rsidRPr="008D1554">
        <w:rPr>
          <w:color w:val="auto"/>
          <w:lang w:val="cs-CZ"/>
        </w:rPr>
        <w:t>5.</w:t>
      </w:r>
      <w:r w:rsidR="00231DD4">
        <w:rPr>
          <w:color w:val="auto"/>
          <w:lang w:val="cs-CZ"/>
        </w:rPr>
        <w:t>3</w:t>
      </w:r>
      <w:r w:rsidRPr="008D1554">
        <w:rPr>
          <w:color w:val="auto"/>
          <w:lang w:val="cs-CZ"/>
        </w:rPr>
        <w:tab/>
      </w:r>
      <w:r w:rsidR="006F0BE5" w:rsidRPr="008D1554">
        <w:rPr>
          <w:color w:val="auto"/>
          <w:lang w:val="cs-CZ"/>
        </w:rPr>
        <w:t xml:space="preserve">Zkušební komisaři mohou být </w:t>
      </w:r>
      <w:r w:rsidR="00323415" w:rsidRPr="008D1554">
        <w:rPr>
          <w:color w:val="auto"/>
          <w:lang w:val="cs-CZ"/>
        </w:rPr>
        <w:t>registrovaní</w:t>
      </w:r>
      <w:r w:rsidR="006F0BE5" w:rsidRPr="008D1554">
        <w:rPr>
          <w:color w:val="auto"/>
          <w:lang w:val="cs-CZ"/>
        </w:rPr>
        <w:t xml:space="preserve"> ke zkouš</w:t>
      </w:r>
      <w:r w:rsidR="00323415" w:rsidRPr="008D1554">
        <w:rPr>
          <w:color w:val="auto"/>
          <w:lang w:val="cs-CZ"/>
        </w:rPr>
        <w:t>kám</w:t>
      </w:r>
      <w:r w:rsidR="006F0BE5" w:rsidRPr="008D1554">
        <w:rPr>
          <w:color w:val="auto"/>
          <w:lang w:val="cs-CZ"/>
        </w:rPr>
        <w:t xml:space="preserve"> na úrovni </w:t>
      </w:r>
      <w:r w:rsidR="00323415" w:rsidRPr="008D1554">
        <w:rPr>
          <w:color w:val="auto"/>
          <w:lang w:val="cs-CZ"/>
        </w:rPr>
        <w:t>Praktik</w:t>
      </w:r>
      <w:r w:rsidR="006F0BE5" w:rsidRPr="008D1554">
        <w:rPr>
          <w:color w:val="auto"/>
          <w:lang w:val="cs-CZ"/>
        </w:rPr>
        <w:t xml:space="preserve">, </w:t>
      </w:r>
      <w:r w:rsidR="00323415" w:rsidRPr="008D1554">
        <w:rPr>
          <w:color w:val="auto"/>
          <w:lang w:val="cs-CZ"/>
        </w:rPr>
        <w:t>Konzultant</w:t>
      </w:r>
      <w:r w:rsidR="006F0BE5" w:rsidRPr="008D1554">
        <w:rPr>
          <w:color w:val="auto"/>
          <w:lang w:val="cs-CZ"/>
        </w:rPr>
        <w:t xml:space="preserve"> nebo na obou úrovních.</w:t>
      </w:r>
    </w:p>
    <w:p w14:paraId="2D44A773" w14:textId="77777777" w:rsidR="00AE2B0A" w:rsidRDefault="00AE2B0A" w:rsidP="00AE2B0A">
      <w:pPr>
        <w:pStyle w:val="Default"/>
        <w:spacing w:line="360" w:lineRule="auto"/>
        <w:ind w:left="1416" w:hanging="990"/>
        <w:rPr>
          <w:color w:val="auto"/>
          <w:lang w:val="cs-CZ"/>
        </w:rPr>
      </w:pPr>
    </w:p>
    <w:p w14:paraId="19B8F578" w14:textId="7FF582BD" w:rsidR="00AE2B0A" w:rsidRDefault="00003D87" w:rsidP="00AE2B0A">
      <w:pPr>
        <w:pStyle w:val="Nadpis1"/>
        <w:numPr>
          <w:ilvl w:val="0"/>
          <w:numId w:val="3"/>
        </w:numPr>
        <w:suppressAutoHyphens/>
        <w:spacing w:before="0" w:after="0" w:line="240" w:lineRule="auto"/>
        <w:ind w:left="284" w:firstLine="0"/>
        <w:jc w:val="center"/>
        <w:textAlignment w:val="auto"/>
        <w:rPr>
          <w:rFonts w:ascii="Arial" w:hAnsi="Arial" w:cs="Arial"/>
          <w:lang w:val="cs-CZ"/>
        </w:rPr>
      </w:pPr>
      <w:bookmarkStart w:id="15" w:name="_Toc20841798"/>
      <w:r>
        <w:rPr>
          <w:rFonts w:ascii="Arial" w:hAnsi="Arial" w:cs="Arial"/>
          <w:lang w:val="cs-CZ"/>
        </w:rPr>
        <w:t>6</w:t>
      </w:r>
      <w:r w:rsidR="00AE2B0A" w:rsidRPr="008D1554">
        <w:rPr>
          <w:rFonts w:ascii="Arial" w:hAnsi="Arial" w:cs="Arial"/>
          <w:lang w:val="cs-CZ"/>
        </w:rPr>
        <w:t xml:space="preserve">. </w:t>
      </w:r>
      <w:proofErr w:type="spellStart"/>
      <w:r w:rsidR="00AE2B0A">
        <w:rPr>
          <w:rFonts w:ascii="Arial" w:hAnsi="Arial" w:cs="Arial"/>
          <w:lang w:val="cs-CZ"/>
        </w:rPr>
        <w:t>VETcert</w:t>
      </w:r>
      <w:proofErr w:type="spellEnd"/>
      <w:r w:rsidR="00AE2B0A">
        <w:rPr>
          <w:rFonts w:ascii="Arial" w:hAnsi="Arial" w:cs="Arial"/>
          <w:lang w:val="cs-CZ"/>
        </w:rPr>
        <w:t xml:space="preserve"> inspektoři</w:t>
      </w:r>
      <w:bookmarkEnd w:id="15"/>
    </w:p>
    <w:p w14:paraId="3E84E907" w14:textId="77777777" w:rsidR="00AE2B0A" w:rsidRPr="00AE2B0A" w:rsidRDefault="00AE2B0A" w:rsidP="00AE2B0A">
      <w:pPr>
        <w:rPr>
          <w:lang w:val="cs-CZ" w:eastAsia="ar-SA"/>
        </w:rPr>
      </w:pPr>
    </w:p>
    <w:p w14:paraId="254AD400" w14:textId="6DE36D6C" w:rsidR="002F43D5" w:rsidRPr="008D1554" w:rsidRDefault="002F43D5" w:rsidP="003F5242">
      <w:pPr>
        <w:pStyle w:val="Default"/>
        <w:spacing w:line="360" w:lineRule="auto"/>
        <w:ind w:left="1416" w:hanging="990"/>
        <w:rPr>
          <w:color w:val="auto"/>
          <w:lang w:val="cs-CZ"/>
        </w:rPr>
      </w:pPr>
      <w:r w:rsidRPr="008D1554">
        <w:rPr>
          <w:color w:val="auto"/>
          <w:lang w:val="cs-CZ"/>
        </w:rPr>
        <w:t>6</w:t>
      </w:r>
      <w:r w:rsidR="00AE2B0A">
        <w:rPr>
          <w:color w:val="auto"/>
          <w:lang w:val="cs-CZ"/>
        </w:rPr>
        <w:t>.1</w:t>
      </w:r>
      <w:r w:rsidRPr="008D1554">
        <w:rPr>
          <w:color w:val="auto"/>
          <w:lang w:val="cs-CZ"/>
        </w:rPr>
        <w:tab/>
      </w:r>
      <w:r w:rsidR="00D57D07" w:rsidRPr="008D1554">
        <w:rPr>
          <w:color w:val="auto"/>
          <w:lang w:val="cs-CZ"/>
        </w:rPr>
        <w:t xml:space="preserve">VCC budou odpovědné za </w:t>
      </w:r>
      <w:r w:rsidR="007771F6" w:rsidRPr="008D1554">
        <w:rPr>
          <w:color w:val="auto"/>
          <w:lang w:val="cs-CZ"/>
        </w:rPr>
        <w:t>volbu</w:t>
      </w:r>
      <w:r w:rsidR="00D57D07" w:rsidRPr="008D1554">
        <w:rPr>
          <w:color w:val="auto"/>
          <w:lang w:val="cs-CZ"/>
        </w:rPr>
        <w:t xml:space="preserve"> </w:t>
      </w:r>
      <w:r w:rsidR="001C1235" w:rsidRPr="008D1554">
        <w:rPr>
          <w:b/>
          <w:bCs/>
          <w:color w:val="auto"/>
          <w:lang w:val="cs-CZ"/>
        </w:rPr>
        <w:t>inspektorů</w:t>
      </w:r>
      <w:r w:rsidR="00D57D07" w:rsidRPr="008D1554">
        <w:rPr>
          <w:color w:val="auto"/>
          <w:lang w:val="cs-CZ"/>
        </w:rPr>
        <w:t xml:space="preserve"> pro dohled nad písemnými částmi zkoušky </w:t>
      </w:r>
      <w:proofErr w:type="spellStart"/>
      <w:r w:rsidR="00D57D07" w:rsidRPr="008D1554">
        <w:rPr>
          <w:color w:val="auto"/>
          <w:lang w:val="cs-CZ"/>
        </w:rPr>
        <w:t>VETcert</w:t>
      </w:r>
      <w:proofErr w:type="spellEnd"/>
      <w:r w:rsidR="00D57D07" w:rsidRPr="008D1554">
        <w:rPr>
          <w:color w:val="auto"/>
          <w:lang w:val="cs-CZ"/>
        </w:rPr>
        <w:t>.</w:t>
      </w:r>
    </w:p>
    <w:p w14:paraId="33660EE1" w14:textId="0F288BAD" w:rsidR="001C1235" w:rsidRPr="008D1554" w:rsidRDefault="009E7F91" w:rsidP="00177059">
      <w:pPr>
        <w:pStyle w:val="Default"/>
        <w:spacing w:line="360" w:lineRule="auto"/>
        <w:ind w:left="1416" w:hanging="990"/>
        <w:rPr>
          <w:color w:val="auto"/>
          <w:lang w:val="cs-CZ"/>
        </w:rPr>
      </w:pPr>
      <w:r w:rsidRPr="008D1554">
        <w:rPr>
          <w:color w:val="auto"/>
          <w:lang w:val="cs-CZ"/>
        </w:rPr>
        <w:t>6.</w:t>
      </w:r>
      <w:r w:rsidR="00AE2B0A">
        <w:rPr>
          <w:color w:val="auto"/>
          <w:lang w:val="cs-CZ"/>
        </w:rPr>
        <w:t>2</w:t>
      </w:r>
      <w:r w:rsidRPr="008D1554">
        <w:rPr>
          <w:color w:val="auto"/>
          <w:lang w:val="cs-CZ"/>
        </w:rPr>
        <w:tab/>
      </w:r>
      <w:r w:rsidR="001C1235" w:rsidRPr="008D1554">
        <w:rPr>
          <w:color w:val="auto"/>
          <w:lang w:val="cs-CZ"/>
        </w:rPr>
        <w:t>Inspektoři nemusí být technicky znalí problematiky senescentních stromů. Musí být spolehliví a odpovědní s oprávněním kontrolovat prostředí zkoušek a provádět zkoušky ohleduplně, zdvořile a profesionálně.</w:t>
      </w:r>
    </w:p>
    <w:p w14:paraId="3BCC93BB" w14:textId="3E6F63A9" w:rsidR="00B164B8" w:rsidRPr="008D1554" w:rsidRDefault="00654B56" w:rsidP="00F80375">
      <w:pPr>
        <w:pStyle w:val="Default"/>
        <w:spacing w:line="360" w:lineRule="auto"/>
        <w:ind w:left="1416" w:hanging="990"/>
        <w:rPr>
          <w:lang w:val="cs-CZ"/>
        </w:rPr>
      </w:pPr>
      <w:r w:rsidRPr="008D1554">
        <w:rPr>
          <w:color w:val="auto"/>
          <w:lang w:val="cs-CZ"/>
        </w:rPr>
        <w:t>6.</w:t>
      </w:r>
      <w:r w:rsidR="00AE2B0A">
        <w:rPr>
          <w:color w:val="auto"/>
          <w:lang w:val="cs-CZ"/>
        </w:rPr>
        <w:t>3</w:t>
      </w:r>
      <w:r w:rsidRPr="008D1554">
        <w:rPr>
          <w:color w:val="auto"/>
          <w:lang w:val="cs-CZ"/>
        </w:rPr>
        <w:tab/>
      </w:r>
      <w:bookmarkStart w:id="16" w:name="result_box3"/>
      <w:bookmarkEnd w:id="16"/>
      <w:r w:rsidR="00EE6AA6" w:rsidRPr="008D1554">
        <w:rPr>
          <w:color w:val="auto"/>
          <w:lang w:val="cs-CZ"/>
        </w:rPr>
        <w:t>Inspektoři musí být přítomni b</w:t>
      </w:r>
      <w:r w:rsidR="00F80375" w:rsidRPr="008D1554">
        <w:rPr>
          <w:color w:val="auto"/>
          <w:lang w:val="cs-CZ"/>
        </w:rPr>
        <w:t xml:space="preserve">ěhem zkoušky </w:t>
      </w:r>
      <w:r w:rsidR="00EE6AA6" w:rsidRPr="008D1554">
        <w:rPr>
          <w:color w:val="auto"/>
          <w:lang w:val="cs-CZ"/>
        </w:rPr>
        <w:t xml:space="preserve">při </w:t>
      </w:r>
      <w:r w:rsidR="003151A0" w:rsidRPr="008D1554">
        <w:rPr>
          <w:color w:val="auto"/>
          <w:lang w:val="cs-CZ"/>
        </w:rPr>
        <w:t>zahajování</w:t>
      </w:r>
      <w:r w:rsidR="00F80375" w:rsidRPr="008D1554">
        <w:rPr>
          <w:color w:val="auto"/>
          <w:lang w:val="cs-CZ"/>
        </w:rPr>
        <w:t xml:space="preserve"> písemné </w:t>
      </w:r>
      <w:r w:rsidR="005E6E68" w:rsidRPr="008D1554">
        <w:rPr>
          <w:color w:val="auto"/>
          <w:lang w:val="cs-CZ"/>
        </w:rPr>
        <w:t xml:space="preserve">části </w:t>
      </w:r>
      <w:r w:rsidR="00F80375" w:rsidRPr="008D1554">
        <w:rPr>
          <w:color w:val="auto"/>
          <w:lang w:val="cs-CZ"/>
        </w:rPr>
        <w:t>zkoušky, poučují kandidáty o pravidlech a načasování zkoušky a zajistí, aby uchazečům nebyl</w:t>
      </w:r>
      <w:r w:rsidR="00123764" w:rsidRPr="008D1554">
        <w:rPr>
          <w:color w:val="auto"/>
          <w:lang w:val="cs-CZ"/>
        </w:rPr>
        <w:t xml:space="preserve">a poskytnuta </w:t>
      </w:r>
      <w:r w:rsidR="00F80375" w:rsidRPr="008D1554">
        <w:rPr>
          <w:color w:val="auto"/>
          <w:lang w:val="cs-CZ"/>
        </w:rPr>
        <w:t xml:space="preserve">příležitost </w:t>
      </w:r>
      <w:r w:rsidR="00123764" w:rsidRPr="008D1554">
        <w:rPr>
          <w:color w:val="auto"/>
          <w:lang w:val="cs-CZ"/>
        </w:rPr>
        <w:t>ke komunikaci a k opisování</w:t>
      </w:r>
      <w:r w:rsidR="00F80375" w:rsidRPr="008D1554">
        <w:rPr>
          <w:color w:val="auto"/>
          <w:lang w:val="cs-CZ"/>
        </w:rPr>
        <w:t xml:space="preserve">. </w:t>
      </w:r>
      <w:r w:rsidR="00FC3953" w:rsidRPr="008D1554">
        <w:rPr>
          <w:color w:val="auto"/>
          <w:lang w:val="cs-CZ"/>
        </w:rPr>
        <w:t>Inspektor</w:t>
      </w:r>
      <w:r w:rsidR="00F80375" w:rsidRPr="008D1554">
        <w:rPr>
          <w:color w:val="auto"/>
          <w:lang w:val="cs-CZ"/>
        </w:rPr>
        <w:t xml:space="preserve"> shromáždí na konci zkoušky všechn</w:t>
      </w:r>
      <w:r w:rsidR="00FC3953" w:rsidRPr="008D1554">
        <w:rPr>
          <w:color w:val="auto"/>
          <w:lang w:val="cs-CZ"/>
        </w:rPr>
        <w:t>y</w:t>
      </w:r>
      <w:r w:rsidR="00F80375" w:rsidRPr="008D1554">
        <w:rPr>
          <w:color w:val="auto"/>
          <w:lang w:val="cs-CZ"/>
        </w:rPr>
        <w:t xml:space="preserve"> dokončené </w:t>
      </w:r>
      <w:r w:rsidR="00FC3953" w:rsidRPr="008D1554">
        <w:rPr>
          <w:color w:val="auto"/>
          <w:lang w:val="cs-CZ"/>
        </w:rPr>
        <w:t>písemné materiály</w:t>
      </w:r>
      <w:r w:rsidR="00F80375" w:rsidRPr="008D1554">
        <w:rPr>
          <w:color w:val="auto"/>
          <w:lang w:val="cs-CZ"/>
        </w:rPr>
        <w:t xml:space="preserve"> a uchová je bezpečně</w:t>
      </w:r>
      <w:r w:rsidR="003B6928" w:rsidRPr="008D1554">
        <w:rPr>
          <w:color w:val="auto"/>
          <w:lang w:val="cs-CZ"/>
        </w:rPr>
        <w:t xml:space="preserve"> do doby</w:t>
      </w:r>
      <w:r w:rsidR="00F80375" w:rsidRPr="008D1554">
        <w:rPr>
          <w:color w:val="auto"/>
          <w:lang w:val="cs-CZ"/>
        </w:rPr>
        <w:t xml:space="preserve">, než je předá zkoušejícím k </w:t>
      </w:r>
      <w:r w:rsidR="003B6928" w:rsidRPr="008D1554">
        <w:rPr>
          <w:color w:val="auto"/>
          <w:lang w:val="cs-CZ"/>
        </w:rPr>
        <w:t>oznámkování</w:t>
      </w:r>
      <w:r w:rsidR="00F80375" w:rsidRPr="008D1554">
        <w:rPr>
          <w:color w:val="auto"/>
          <w:lang w:val="cs-CZ"/>
        </w:rPr>
        <w:t>.</w:t>
      </w:r>
      <w:r w:rsidR="00B164B8" w:rsidRPr="008D1554">
        <w:rPr>
          <w:color w:val="auto"/>
          <w:lang w:val="cs-CZ"/>
        </w:rPr>
        <w:br w:type="page"/>
      </w:r>
    </w:p>
    <w:p w14:paraId="32F40864" w14:textId="08A59ACE" w:rsidR="00F07C89" w:rsidRPr="008D1554" w:rsidRDefault="005F2268" w:rsidP="00F07C89">
      <w:pPr>
        <w:pStyle w:val="Nadpis1"/>
        <w:numPr>
          <w:ilvl w:val="0"/>
          <w:numId w:val="3"/>
        </w:numPr>
        <w:suppressAutoHyphens/>
        <w:spacing w:before="0" w:after="0" w:line="360" w:lineRule="auto"/>
        <w:ind w:left="284" w:firstLine="0"/>
        <w:jc w:val="center"/>
        <w:textAlignment w:val="auto"/>
        <w:rPr>
          <w:rFonts w:ascii="Arial" w:hAnsi="Arial" w:cs="Arial"/>
          <w:lang w:val="cs-CZ"/>
        </w:rPr>
      </w:pPr>
      <w:bookmarkStart w:id="17" w:name="_Toc20841799"/>
      <w:r>
        <w:rPr>
          <w:rFonts w:ascii="Arial" w:hAnsi="Arial" w:cs="Arial"/>
          <w:lang w:val="cs-CZ"/>
        </w:rPr>
        <w:lastRenderedPageBreak/>
        <w:t>7</w:t>
      </w:r>
      <w:r w:rsidR="00F07C89" w:rsidRPr="008D1554">
        <w:rPr>
          <w:rFonts w:ascii="Arial" w:hAnsi="Arial" w:cs="Arial"/>
          <w:lang w:val="cs-CZ"/>
        </w:rPr>
        <w:t xml:space="preserve">. </w:t>
      </w:r>
      <w:r w:rsidR="003B6928" w:rsidRPr="008D1554">
        <w:rPr>
          <w:rFonts w:ascii="Arial" w:hAnsi="Arial" w:cs="Arial"/>
          <w:lang w:val="cs-CZ"/>
        </w:rPr>
        <w:t>Hlavní pravidla zkoušky</w:t>
      </w:r>
      <w:bookmarkEnd w:id="17"/>
    </w:p>
    <w:p w14:paraId="17DEE883" w14:textId="77777777" w:rsidR="00EE0446" w:rsidRPr="008D1554" w:rsidRDefault="00EE0446" w:rsidP="00BE3988">
      <w:pPr>
        <w:spacing w:line="360" w:lineRule="auto"/>
        <w:rPr>
          <w:rFonts w:ascii="Arial" w:hAnsi="Arial" w:cs="Arial"/>
          <w:lang w:val="cs-CZ"/>
        </w:rPr>
      </w:pPr>
    </w:p>
    <w:p w14:paraId="3083C797" w14:textId="553E2136" w:rsidR="00EE0446" w:rsidRPr="008D1554" w:rsidRDefault="005F2268" w:rsidP="00EE0446">
      <w:pPr>
        <w:pStyle w:val="Default"/>
        <w:spacing w:line="360" w:lineRule="auto"/>
        <w:ind w:left="851" w:hanging="567"/>
        <w:rPr>
          <w:b/>
          <w:bCs/>
          <w:color w:val="auto"/>
          <w:lang w:val="cs-CZ"/>
        </w:rPr>
      </w:pPr>
      <w:r>
        <w:rPr>
          <w:color w:val="auto"/>
          <w:lang w:val="cs-CZ"/>
        </w:rPr>
        <w:t>7</w:t>
      </w:r>
      <w:r w:rsidR="00B164B8" w:rsidRPr="008D1554">
        <w:rPr>
          <w:color w:val="auto"/>
          <w:lang w:val="cs-CZ"/>
        </w:rPr>
        <w:t>.1</w:t>
      </w:r>
      <w:r w:rsidR="00B164B8" w:rsidRPr="008D1554">
        <w:rPr>
          <w:color w:val="auto"/>
          <w:lang w:val="cs-CZ"/>
        </w:rPr>
        <w:tab/>
      </w:r>
      <w:r w:rsidR="00AA0BF5" w:rsidRPr="008D1554">
        <w:rPr>
          <w:color w:val="auto"/>
          <w:lang w:val="cs-CZ"/>
        </w:rPr>
        <w:t xml:space="preserve">Na formuláři přihlášky kandidáta musí být </w:t>
      </w:r>
      <w:r>
        <w:rPr>
          <w:color w:val="auto"/>
          <w:lang w:val="cs-CZ"/>
        </w:rPr>
        <w:t>podepsán</w:t>
      </w:r>
      <w:r w:rsidR="00AA0BF5" w:rsidRPr="008D1554">
        <w:rPr>
          <w:color w:val="auto"/>
          <w:lang w:val="cs-CZ"/>
        </w:rPr>
        <w:t xml:space="preserve"> souhlas s tím, že jméno kandidáta může být zveřejněno na </w:t>
      </w:r>
      <w:r w:rsidR="00AA0BF5" w:rsidRPr="008D1554">
        <w:rPr>
          <w:b/>
          <w:bCs/>
          <w:color w:val="auto"/>
          <w:lang w:val="cs-CZ"/>
        </w:rPr>
        <w:t xml:space="preserve">webových stránkách </w:t>
      </w:r>
      <w:proofErr w:type="spellStart"/>
      <w:r w:rsidR="00AA0BF5" w:rsidRPr="008D1554">
        <w:rPr>
          <w:b/>
          <w:bCs/>
          <w:color w:val="auto"/>
          <w:lang w:val="cs-CZ"/>
        </w:rPr>
        <w:t>VETcert</w:t>
      </w:r>
      <w:proofErr w:type="spellEnd"/>
      <w:r w:rsidR="00AA0BF5" w:rsidRPr="008D1554">
        <w:rPr>
          <w:color w:val="auto"/>
          <w:lang w:val="cs-CZ"/>
        </w:rPr>
        <w:t>.</w:t>
      </w:r>
    </w:p>
    <w:p w14:paraId="037564BA" w14:textId="7B007504" w:rsidR="00B164B8" w:rsidRPr="008D1554" w:rsidRDefault="005F2268" w:rsidP="00EE0446">
      <w:pPr>
        <w:pStyle w:val="Default"/>
        <w:spacing w:line="360" w:lineRule="auto"/>
        <w:ind w:left="851" w:hanging="567"/>
        <w:rPr>
          <w:lang w:val="cs-CZ"/>
        </w:rPr>
      </w:pPr>
      <w:r>
        <w:rPr>
          <w:color w:val="auto"/>
          <w:lang w:val="cs-CZ"/>
        </w:rPr>
        <w:t>7</w:t>
      </w:r>
      <w:r w:rsidR="00B164B8" w:rsidRPr="008D1554">
        <w:rPr>
          <w:color w:val="auto"/>
          <w:lang w:val="cs-CZ"/>
        </w:rPr>
        <w:t>.2</w:t>
      </w:r>
      <w:r w:rsidR="00B164B8" w:rsidRPr="008D1554">
        <w:rPr>
          <w:color w:val="auto"/>
          <w:lang w:val="cs-CZ"/>
        </w:rPr>
        <w:tab/>
      </w:r>
      <w:r w:rsidR="001E0FE6" w:rsidRPr="008D1554">
        <w:rPr>
          <w:b/>
          <w:bCs/>
          <w:color w:val="auto"/>
          <w:lang w:val="cs-CZ"/>
        </w:rPr>
        <w:t xml:space="preserve">Otázky musí být odlišné </w:t>
      </w:r>
      <w:r w:rsidR="001E0FE6" w:rsidRPr="008D1554">
        <w:rPr>
          <w:color w:val="auto"/>
          <w:lang w:val="cs-CZ"/>
        </w:rPr>
        <w:t xml:space="preserve">pro každou následnou zkoušku VCC a tam, kde kandidát znovu </w:t>
      </w:r>
      <w:r w:rsidR="00F36DFE" w:rsidRPr="008D1554">
        <w:rPr>
          <w:color w:val="auto"/>
          <w:lang w:val="cs-CZ"/>
        </w:rPr>
        <w:t>absolvuje</w:t>
      </w:r>
      <w:r w:rsidR="001E0FE6" w:rsidRPr="008D1554">
        <w:rPr>
          <w:color w:val="auto"/>
          <w:lang w:val="cs-CZ"/>
        </w:rPr>
        <w:t xml:space="preserve"> jedn</w:t>
      </w:r>
      <w:r w:rsidR="00F36DFE" w:rsidRPr="008D1554">
        <w:rPr>
          <w:color w:val="auto"/>
          <w:lang w:val="cs-CZ"/>
        </w:rPr>
        <w:t>u</w:t>
      </w:r>
      <w:r w:rsidR="001E0FE6" w:rsidRPr="008D1554">
        <w:rPr>
          <w:color w:val="auto"/>
          <w:lang w:val="cs-CZ"/>
        </w:rPr>
        <w:t xml:space="preserve"> nebo více </w:t>
      </w:r>
      <w:r w:rsidR="00F36DFE" w:rsidRPr="008D1554">
        <w:rPr>
          <w:color w:val="auto"/>
          <w:lang w:val="cs-CZ"/>
        </w:rPr>
        <w:t>částí</w:t>
      </w:r>
      <w:r w:rsidR="001E0FE6" w:rsidRPr="008D1554">
        <w:rPr>
          <w:color w:val="auto"/>
          <w:lang w:val="cs-CZ"/>
        </w:rPr>
        <w:t xml:space="preserve"> zkoušky.</w:t>
      </w:r>
      <w:r w:rsidR="00B164B8" w:rsidRPr="008D1554">
        <w:rPr>
          <w:lang w:val="cs-CZ"/>
        </w:rPr>
        <w:t xml:space="preserve"> </w:t>
      </w:r>
    </w:p>
    <w:p w14:paraId="65960290" w14:textId="2542168B" w:rsidR="00EE0446" w:rsidRPr="008D1554" w:rsidRDefault="005F2268" w:rsidP="00EE0446">
      <w:pPr>
        <w:pStyle w:val="Default"/>
        <w:spacing w:line="360" w:lineRule="auto"/>
        <w:ind w:left="851" w:hanging="567"/>
        <w:rPr>
          <w:lang w:val="cs-CZ"/>
        </w:rPr>
      </w:pPr>
      <w:r>
        <w:rPr>
          <w:color w:val="auto"/>
          <w:lang w:val="cs-CZ"/>
        </w:rPr>
        <w:t>7</w:t>
      </w:r>
      <w:r w:rsidR="00B164B8" w:rsidRPr="008D1554">
        <w:rPr>
          <w:color w:val="auto"/>
          <w:lang w:val="cs-CZ"/>
        </w:rPr>
        <w:t>.3</w:t>
      </w:r>
      <w:r w:rsidR="00B164B8" w:rsidRPr="008D1554">
        <w:rPr>
          <w:color w:val="auto"/>
          <w:lang w:val="cs-CZ"/>
        </w:rPr>
        <w:tab/>
      </w:r>
      <w:r w:rsidR="00294548" w:rsidRPr="008D1554">
        <w:rPr>
          <w:b/>
          <w:bCs/>
          <w:color w:val="auto"/>
          <w:lang w:val="cs-CZ"/>
        </w:rPr>
        <w:t>Místo zkoušky</w:t>
      </w:r>
      <w:r w:rsidR="00294548" w:rsidRPr="008D1554">
        <w:rPr>
          <w:color w:val="auto"/>
          <w:lang w:val="cs-CZ"/>
        </w:rPr>
        <w:t xml:space="preserve"> musí být řádně zajištěno </w:t>
      </w:r>
      <w:r w:rsidR="00294548" w:rsidRPr="008D1554">
        <w:rPr>
          <w:b/>
          <w:bCs/>
          <w:color w:val="auto"/>
          <w:lang w:val="cs-CZ"/>
        </w:rPr>
        <w:t>VCC</w:t>
      </w:r>
      <w:r w:rsidR="00294548" w:rsidRPr="008D1554">
        <w:rPr>
          <w:color w:val="auto"/>
          <w:lang w:val="cs-CZ"/>
        </w:rPr>
        <w:t>.</w:t>
      </w:r>
      <w:r w:rsidR="00EE0446" w:rsidRPr="008D1554">
        <w:rPr>
          <w:lang w:val="cs-CZ"/>
        </w:rPr>
        <w:t xml:space="preserve"> </w:t>
      </w:r>
    </w:p>
    <w:p w14:paraId="5B96D66D" w14:textId="68A1EF90" w:rsidR="00EE0446" w:rsidRPr="008D1554" w:rsidRDefault="005F2268" w:rsidP="00EE0446">
      <w:pPr>
        <w:pStyle w:val="Default"/>
        <w:spacing w:line="360" w:lineRule="auto"/>
        <w:ind w:left="851" w:hanging="567"/>
        <w:rPr>
          <w:color w:val="auto"/>
          <w:lang w:val="cs-CZ"/>
        </w:rPr>
      </w:pPr>
      <w:r>
        <w:rPr>
          <w:lang w:val="cs-CZ"/>
        </w:rPr>
        <w:t>7</w:t>
      </w:r>
      <w:r w:rsidR="00B164B8" w:rsidRPr="008D1554">
        <w:rPr>
          <w:lang w:val="cs-CZ"/>
        </w:rPr>
        <w:t>.4</w:t>
      </w:r>
      <w:r w:rsidR="00B164B8" w:rsidRPr="008D1554">
        <w:rPr>
          <w:lang w:val="cs-CZ"/>
        </w:rPr>
        <w:tab/>
      </w:r>
      <w:r w:rsidR="008F4E21" w:rsidRPr="008D1554">
        <w:rPr>
          <w:lang w:val="cs-CZ"/>
        </w:rPr>
        <w:t xml:space="preserve">Kompletní zkouška může být </w:t>
      </w:r>
      <w:r w:rsidR="008F4E21" w:rsidRPr="008D1554">
        <w:rPr>
          <w:b/>
          <w:bCs/>
          <w:lang w:val="cs-CZ"/>
        </w:rPr>
        <w:t>zastavena kvůli špatnému počasí</w:t>
      </w:r>
      <w:r w:rsidR="008F4E21" w:rsidRPr="008D1554">
        <w:rPr>
          <w:lang w:val="cs-CZ"/>
        </w:rPr>
        <w:t xml:space="preserve"> nebo kvůli jiným nepředvídaným okolnostem.</w:t>
      </w:r>
      <w:r w:rsidR="00EE0446" w:rsidRPr="008D1554">
        <w:rPr>
          <w:color w:val="auto"/>
          <w:lang w:val="cs-CZ"/>
        </w:rPr>
        <w:t xml:space="preserve"> </w:t>
      </w:r>
    </w:p>
    <w:p w14:paraId="4B7FB29B" w14:textId="5C4A8822" w:rsidR="00EE0446" w:rsidRDefault="005F2268" w:rsidP="00EE0446">
      <w:pPr>
        <w:pStyle w:val="Default"/>
        <w:spacing w:line="360" w:lineRule="auto"/>
        <w:ind w:left="851" w:hanging="567"/>
        <w:rPr>
          <w:color w:val="auto"/>
          <w:lang w:val="cs-CZ"/>
        </w:rPr>
      </w:pPr>
      <w:r>
        <w:rPr>
          <w:color w:val="auto"/>
          <w:lang w:val="cs-CZ"/>
        </w:rPr>
        <w:t>7</w:t>
      </w:r>
      <w:r w:rsidR="00B164B8" w:rsidRPr="008D1554">
        <w:rPr>
          <w:color w:val="auto"/>
          <w:lang w:val="cs-CZ"/>
        </w:rPr>
        <w:t>.5</w:t>
      </w:r>
      <w:r w:rsidR="00B164B8" w:rsidRPr="008D1554">
        <w:rPr>
          <w:color w:val="auto"/>
          <w:lang w:val="cs-CZ"/>
        </w:rPr>
        <w:tab/>
      </w:r>
      <w:r w:rsidR="00483A02" w:rsidRPr="008D1554">
        <w:rPr>
          <w:color w:val="auto"/>
          <w:lang w:val="cs-CZ"/>
        </w:rPr>
        <w:t xml:space="preserve">Během zkoušky je nutné, aby uchazeči a zkoušející měli na sobě </w:t>
      </w:r>
      <w:r w:rsidR="00483A02" w:rsidRPr="008D1554">
        <w:rPr>
          <w:b/>
          <w:bCs/>
          <w:color w:val="auto"/>
          <w:lang w:val="cs-CZ"/>
        </w:rPr>
        <w:t>reflexní vesty</w:t>
      </w:r>
      <w:r w:rsidR="00483A02" w:rsidRPr="008D1554">
        <w:rPr>
          <w:color w:val="auto"/>
          <w:lang w:val="cs-CZ"/>
        </w:rPr>
        <w:t xml:space="preserve"> různých barev.</w:t>
      </w:r>
      <w:r w:rsidR="00EE0446" w:rsidRPr="008D1554">
        <w:rPr>
          <w:color w:val="auto"/>
          <w:lang w:val="cs-CZ"/>
        </w:rPr>
        <w:t xml:space="preserve"> </w:t>
      </w:r>
    </w:p>
    <w:p w14:paraId="32557923" w14:textId="05A59626" w:rsidR="00F963EE" w:rsidRPr="008D1554" w:rsidRDefault="00F963EE" w:rsidP="00EE0446">
      <w:pPr>
        <w:pStyle w:val="Default"/>
        <w:spacing w:line="360" w:lineRule="auto"/>
        <w:ind w:left="851" w:hanging="567"/>
        <w:rPr>
          <w:color w:val="auto"/>
          <w:lang w:val="cs-CZ"/>
        </w:rPr>
      </w:pPr>
      <w:r>
        <w:rPr>
          <w:color w:val="auto"/>
          <w:lang w:val="cs-CZ"/>
        </w:rPr>
        <w:t>7.6</w:t>
      </w:r>
      <w:r>
        <w:rPr>
          <w:color w:val="auto"/>
          <w:lang w:val="cs-CZ"/>
        </w:rPr>
        <w:tab/>
      </w:r>
      <w:r w:rsidR="006F450D">
        <w:rPr>
          <w:color w:val="auto"/>
          <w:lang w:val="cs-CZ"/>
        </w:rPr>
        <w:t xml:space="preserve">Část venkovní praktické demonstrace </w:t>
      </w:r>
      <w:r w:rsidRPr="00F963EE">
        <w:rPr>
          <w:color w:val="auto"/>
          <w:lang w:val="cs-CZ"/>
        </w:rPr>
        <w:t xml:space="preserve">na konkrétních stromech </w:t>
      </w:r>
      <w:r w:rsidR="006F450D">
        <w:rPr>
          <w:color w:val="auto"/>
          <w:lang w:val="cs-CZ"/>
        </w:rPr>
        <w:t>v jednotlivých</w:t>
      </w:r>
      <w:r w:rsidRPr="00F963EE">
        <w:rPr>
          <w:color w:val="auto"/>
          <w:lang w:val="cs-CZ"/>
        </w:rPr>
        <w:t xml:space="preserve"> cvičeních musí být prováděn</w:t>
      </w:r>
      <w:r w:rsidR="006F450D">
        <w:rPr>
          <w:color w:val="auto"/>
          <w:lang w:val="cs-CZ"/>
        </w:rPr>
        <w:t>a</w:t>
      </w:r>
      <w:r w:rsidRPr="00F963EE">
        <w:rPr>
          <w:color w:val="auto"/>
          <w:lang w:val="cs-CZ"/>
        </w:rPr>
        <w:t xml:space="preserve"> dvěma zkoušejícími a může být omezen</w:t>
      </w:r>
      <w:r w:rsidR="006F450D">
        <w:rPr>
          <w:color w:val="auto"/>
          <w:lang w:val="cs-CZ"/>
        </w:rPr>
        <w:t>a</w:t>
      </w:r>
      <w:r w:rsidRPr="00F963EE">
        <w:rPr>
          <w:color w:val="auto"/>
          <w:lang w:val="cs-CZ"/>
        </w:rPr>
        <w:t xml:space="preserve"> na jednoho zkoušejícího </w:t>
      </w:r>
      <w:r w:rsidR="006F450D">
        <w:rPr>
          <w:color w:val="auto"/>
          <w:lang w:val="cs-CZ"/>
        </w:rPr>
        <w:t xml:space="preserve">pouze </w:t>
      </w:r>
      <w:r w:rsidRPr="00F963EE">
        <w:rPr>
          <w:color w:val="auto"/>
          <w:lang w:val="cs-CZ"/>
        </w:rPr>
        <w:t xml:space="preserve">pro </w:t>
      </w:r>
      <w:r w:rsidR="006F450D">
        <w:rPr>
          <w:color w:val="auto"/>
          <w:lang w:val="cs-CZ"/>
        </w:rPr>
        <w:t>část vše</w:t>
      </w:r>
      <w:r w:rsidRPr="00F963EE">
        <w:rPr>
          <w:color w:val="auto"/>
          <w:lang w:val="cs-CZ"/>
        </w:rPr>
        <w:t>obecn</w:t>
      </w:r>
      <w:r w:rsidR="006F450D">
        <w:rPr>
          <w:color w:val="auto"/>
          <w:lang w:val="cs-CZ"/>
        </w:rPr>
        <w:t>ých</w:t>
      </w:r>
      <w:r w:rsidRPr="00F963EE">
        <w:rPr>
          <w:color w:val="auto"/>
          <w:lang w:val="cs-CZ"/>
        </w:rPr>
        <w:t xml:space="preserve"> otáz</w:t>
      </w:r>
      <w:r w:rsidR="006F450D">
        <w:rPr>
          <w:color w:val="auto"/>
          <w:lang w:val="cs-CZ"/>
        </w:rPr>
        <w:t>ek u pohovoru</w:t>
      </w:r>
      <w:r w:rsidRPr="00F963EE">
        <w:rPr>
          <w:color w:val="auto"/>
          <w:lang w:val="cs-CZ"/>
        </w:rPr>
        <w:t xml:space="preserve">. VCC si může vyhradit právo </w:t>
      </w:r>
      <w:r w:rsidR="006F450D">
        <w:rPr>
          <w:color w:val="auto"/>
          <w:lang w:val="cs-CZ"/>
        </w:rPr>
        <w:t>nahrát</w:t>
      </w:r>
      <w:r w:rsidRPr="00F963EE">
        <w:rPr>
          <w:color w:val="auto"/>
          <w:lang w:val="cs-CZ"/>
        </w:rPr>
        <w:t xml:space="preserve"> část </w:t>
      </w:r>
      <w:r w:rsidR="006F450D">
        <w:rPr>
          <w:color w:val="auto"/>
          <w:lang w:val="cs-CZ"/>
        </w:rPr>
        <w:t>pohovoru</w:t>
      </w:r>
      <w:r w:rsidRPr="00F963EE">
        <w:rPr>
          <w:color w:val="auto"/>
          <w:lang w:val="cs-CZ"/>
        </w:rPr>
        <w:t>.</w:t>
      </w:r>
    </w:p>
    <w:p w14:paraId="4C14E691" w14:textId="0D3D86BB" w:rsidR="00900819" w:rsidRPr="008D1554" w:rsidRDefault="000D1B82" w:rsidP="004D6AAF">
      <w:pPr>
        <w:pStyle w:val="Nadpis3"/>
        <w:numPr>
          <w:ilvl w:val="2"/>
          <w:numId w:val="3"/>
        </w:numPr>
        <w:tabs>
          <w:tab w:val="left" w:pos="-3119"/>
          <w:tab w:val="left" w:pos="-2410"/>
        </w:tabs>
        <w:suppressAutoHyphens/>
        <w:spacing w:before="0" w:after="0" w:line="360" w:lineRule="auto"/>
        <w:ind w:left="851" w:hanging="567"/>
        <w:textAlignment w:val="auto"/>
        <w:rPr>
          <w:rFonts w:ascii="Arial" w:hAnsi="Arial" w:cs="Arial"/>
          <w:b w:val="0"/>
          <w:sz w:val="24"/>
          <w:szCs w:val="24"/>
          <w:lang w:val="cs-CZ"/>
        </w:rPr>
      </w:pPr>
      <w:r>
        <w:rPr>
          <w:rFonts w:ascii="Arial" w:hAnsi="Arial" w:cs="Arial"/>
          <w:b w:val="0"/>
          <w:sz w:val="24"/>
          <w:szCs w:val="24"/>
          <w:lang w:val="cs-CZ"/>
        </w:rPr>
        <w:t>7</w:t>
      </w:r>
      <w:r w:rsidR="00F07C89" w:rsidRPr="008D1554">
        <w:rPr>
          <w:rFonts w:ascii="Arial" w:hAnsi="Arial" w:cs="Arial"/>
          <w:b w:val="0"/>
          <w:sz w:val="24"/>
          <w:szCs w:val="24"/>
          <w:lang w:val="cs-CZ"/>
        </w:rPr>
        <w:t>.</w:t>
      </w:r>
      <w:r>
        <w:rPr>
          <w:rFonts w:ascii="Arial" w:hAnsi="Arial" w:cs="Arial"/>
          <w:b w:val="0"/>
          <w:sz w:val="24"/>
          <w:szCs w:val="24"/>
          <w:lang w:val="cs-CZ"/>
        </w:rPr>
        <w:t>7</w:t>
      </w:r>
      <w:r w:rsidR="00F07C89" w:rsidRPr="008D1554">
        <w:rPr>
          <w:rFonts w:ascii="Arial" w:hAnsi="Arial" w:cs="Arial"/>
          <w:sz w:val="24"/>
          <w:szCs w:val="24"/>
          <w:lang w:val="cs-CZ"/>
        </w:rPr>
        <w:tab/>
      </w:r>
      <w:r w:rsidR="005E1F89" w:rsidRPr="008D1554">
        <w:rPr>
          <w:rFonts w:ascii="Arial" w:hAnsi="Arial" w:cs="Arial"/>
          <w:b w:val="0"/>
          <w:sz w:val="24"/>
          <w:szCs w:val="24"/>
          <w:lang w:val="cs-CZ"/>
        </w:rPr>
        <w:t>Jazyk používaný mezi uchazečem a zkoušejícími musí být stejný (písemný a ústní); během zkoušky není dovolen žádný překlad ani překladatel.</w:t>
      </w:r>
    </w:p>
    <w:p w14:paraId="50C2FC42" w14:textId="1AC60FA4" w:rsidR="007E7811" w:rsidRPr="008D1554" w:rsidRDefault="000D1B82" w:rsidP="00EC6A72">
      <w:pPr>
        <w:pStyle w:val="Nadpis3"/>
        <w:numPr>
          <w:ilvl w:val="2"/>
          <w:numId w:val="3"/>
        </w:numPr>
        <w:tabs>
          <w:tab w:val="left" w:pos="-3119"/>
          <w:tab w:val="left" w:pos="-2410"/>
        </w:tabs>
        <w:suppressAutoHyphens/>
        <w:spacing w:before="0" w:after="0" w:line="360" w:lineRule="auto"/>
        <w:ind w:left="851" w:hanging="567"/>
        <w:textAlignment w:val="auto"/>
        <w:rPr>
          <w:rFonts w:ascii="Arial" w:hAnsi="Arial" w:cs="Arial"/>
          <w:b w:val="0"/>
          <w:sz w:val="24"/>
          <w:szCs w:val="24"/>
          <w:lang w:val="cs-CZ"/>
        </w:rPr>
      </w:pPr>
      <w:r>
        <w:rPr>
          <w:rFonts w:ascii="Arial" w:hAnsi="Arial" w:cs="Arial"/>
          <w:b w:val="0"/>
          <w:sz w:val="24"/>
          <w:szCs w:val="24"/>
          <w:lang w:val="cs-CZ"/>
        </w:rPr>
        <w:t>7</w:t>
      </w:r>
      <w:r w:rsidR="00F07C89" w:rsidRPr="008D1554">
        <w:rPr>
          <w:rFonts w:ascii="Arial" w:hAnsi="Arial" w:cs="Arial"/>
          <w:b w:val="0"/>
          <w:sz w:val="24"/>
          <w:szCs w:val="24"/>
          <w:lang w:val="cs-CZ"/>
        </w:rPr>
        <w:t>.</w:t>
      </w:r>
      <w:r>
        <w:rPr>
          <w:rFonts w:ascii="Arial" w:hAnsi="Arial" w:cs="Arial"/>
          <w:b w:val="0"/>
          <w:sz w:val="24"/>
          <w:szCs w:val="24"/>
          <w:lang w:val="cs-CZ"/>
        </w:rPr>
        <w:t>8</w:t>
      </w:r>
      <w:r w:rsidR="00F07C89" w:rsidRPr="008D1554">
        <w:rPr>
          <w:rFonts w:ascii="Arial" w:hAnsi="Arial" w:cs="Arial"/>
          <w:b w:val="0"/>
          <w:sz w:val="24"/>
          <w:szCs w:val="24"/>
          <w:lang w:val="cs-CZ"/>
        </w:rPr>
        <w:tab/>
      </w:r>
      <w:r w:rsidR="007E7811" w:rsidRPr="008D1554">
        <w:rPr>
          <w:rFonts w:ascii="Arial" w:hAnsi="Arial" w:cs="Arial"/>
          <w:b w:val="0"/>
          <w:sz w:val="24"/>
          <w:szCs w:val="24"/>
          <w:lang w:val="cs-CZ"/>
        </w:rPr>
        <w:t>Kandidáti a zkoušející nes</w:t>
      </w:r>
      <w:r w:rsidR="00245967" w:rsidRPr="008D1554">
        <w:rPr>
          <w:rFonts w:ascii="Arial" w:hAnsi="Arial" w:cs="Arial"/>
          <w:b w:val="0"/>
          <w:sz w:val="24"/>
          <w:szCs w:val="24"/>
          <w:lang w:val="cs-CZ"/>
        </w:rPr>
        <w:t>m</w:t>
      </w:r>
      <w:r w:rsidR="007E7811" w:rsidRPr="008D1554">
        <w:rPr>
          <w:rFonts w:ascii="Arial" w:hAnsi="Arial" w:cs="Arial"/>
          <w:b w:val="0"/>
          <w:sz w:val="24"/>
          <w:szCs w:val="24"/>
          <w:lang w:val="cs-CZ"/>
        </w:rPr>
        <w:t>í během žádné části zkoušky používat mobilní telefony</w:t>
      </w:r>
      <w:r>
        <w:rPr>
          <w:rFonts w:ascii="Arial" w:hAnsi="Arial" w:cs="Arial"/>
          <w:b w:val="0"/>
          <w:sz w:val="24"/>
          <w:szCs w:val="24"/>
          <w:lang w:val="cs-CZ"/>
        </w:rPr>
        <w:t xml:space="preserve"> k volání</w:t>
      </w:r>
      <w:r w:rsidR="007E7811" w:rsidRPr="008D1554">
        <w:rPr>
          <w:rFonts w:ascii="Arial" w:hAnsi="Arial" w:cs="Arial"/>
          <w:b w:val="0"/>
          <w:sz w:val="24"/>
          <w:szCs w:val="24"/>
          <w:lang w:val="cs-CZ"/>
        </w:rPr>
        <w:t>, pokud se nejedná o naléhavou situaci.</w:t>
      </w:r>
    </w:p>
    <w:p w14:paraId="15679459" w14:textId="6A1A83AC" w:rsidR="000932B4" w:rsidRPr="008D1554" w:rsidRDefault="00003D87" w:rsidP="00A76FB3">
      <w:pPr>
        <w:pStyle w:val="Nadpis3"/>
        <w:numPr>
          <w:ilvl w:val="2"/>
          <w:numId w:val="3"/>
        </w:numPr>
        <w:tabs>
          <w:tab w:val="left" w:pos="-3119"/>
          <w:tab w:val="left" w:pos="-2410"/>
        </w:tabs>
        <w:suppressAutoHyphens/>
        <w:spacing w:before="0" w:after="0" w:line="360" w:lineRule="auto"/>
        <w:ind w:left="851" w:hanging="567"/>
        <w:textAlignment w:val="auto"/>
        <w:rPr>
          <w:rFonts w:ascii="Arial" w:hAnsi="Arial" w:cs="Arial"/>
          <w:b w:val="0"/>
          <w:sz w:val="24"/>
          <w:szCs w:val="24"/>
          <w:lang w:val="cs-CZ"/>
        </w:rPr>
      </w:pPr>
      <w:r>
        <w:rPr>
          <w:rFonts w:ascii="Arial" w:hAnsi="Arial" w:cs="Arial"/>
          <w:b w:val="0"/>
          <w:sz w:val="24"/>
          <w:szCs w:val="24"/>
          <w:lang w:val="cs-CZ"/>
        </w:rPr>
        <w:t>7</w:t>
      </w:r>
      <w:r w:rsidR="00F07C89" w:rsidRPr="008D1554">
        <w:rPr>
          <w:rFonts w:ascii="Arial" w:hAnsi="Arial" w:cs="Arial"/>
          <w:b w:val="0"/>
          <w:sz w:val="24"/>
          <w:szCs w:val="24"/>
          <w:lang w:val="cs-CZ"/>
        </w:rPr>
        <w:t>.</w:t>
      </w:r>
      <w:r>
        <w:rPr>
          <w:rFonts w:ascii="Arial" w:hAnsi="Arial" w:cs="Arial"/>
          <w:b w:val="0"/>
          <w:sz w:val="24"/>
          <w:szCs w:val="24"/>
          <w:lang w:val="cs-CZ"/>
        </w:rPr>
        <w:t>9</w:t>
      </w:r>
      <w:r w:rsidR="00F07C89" w:rsidRPr="008D1554">
        <w:rPr>
          <w:rFonts w:ascii="Arial" w:hAnsi="Arial" w:cs="Arial"/>
          <w:b w:val="0"/>
          <w:sz w:val="24"/>
          <w:szCs w:val="24"/>
          <w:lang w:val="cs-CZ"/>
        </w:rPr>
        <w:tab/>
      </w:r>
      <w:r w:rsidR="00245967" w:rsidRPr="008D1554">
        <w:rPr>
          <w:rFonts w:ascii="Arial" w:hAnsi="Arial" w:cs="Arial"/>
          <w:b w:val="0"/>
          <w:sz w:val="24"/>
          <w:szCs w:val="24"/>
          <w:lang w:val="cs-CZ"/>
        </w:rPr>
        <w:t>Kandidáti</w:t>
      </w:r>
      <w:r w:rsidR="000932B4" w:rsidRPr="008D1554">
        <w:rPr>
          <w:rFonts w:ascii="Arial" w:hAnsi="Arial" w:cs="Arial"/>
          <w:b w:val="0"/>
          <w:sz w:val="24"/>
          <w:szCs w:val="24"/>
          <w:lang w:val="cs-CZ"/>
        </w:rPr>
        <w:t xml:space="preserve"> a zkoušející nesmí během zkoušky vést hovory ani mluvit s kolemjdoucími.</w:t>
      </w:r>
    </w:p>
    <w:p w14:paraId="60019A54" w14:textId="3A06E7BF" w:rsidR="00F07C89" w:rsidRPr="008D1554" w:rsidRDefault="00003D87" w:rsidP="00A76FB3">
      <w:pPr>
        <w:pStyle w:val="Nadpis3"/>
        <w:numPr>
          <w:ilvl w:val="2"/>
          <w:numId w:val="3"/>
        </w:numPr>
        <w:tabs>
          <w:tab w:val="left" w:pos="-3119"/>
          <w:tab w:val="left" w:pos="-2410"/>
        </w:tabs>
        <w:suppressAutoHyphens/>
        <w:spacing w:before="0" w:after="0" w:line="360" w:lineRule="auto"/>
        <w:ind w:left="851" w:hanging="567"/>
        <w:textAlignment w:val="auto"/>
        <w:rPr>
          <w:rFonts w:ascii="Arial" w:hAnsi="Arial" w:cs="Arial"/>
          <w:b w:val="0"/>
          <w:sz w:val="24"/>
          <w:szCs w:val="24"/>
          <w:lang w:val="cs-CZ"/>
        </w:rPr>
      </w:pPr>
      <w:r>
        <w:rPr>
          <w:rFonts w:ascii="Arial" w:hAnsi="Arial" w:cs="Arial"/>
          <w:b w:val="0"/>
          <w:sz w:val="24"/>
          <w:szCs w:val="24"/>
          <w:lang w:val="cs-CZ"/>
        </w:rPr>
        <w:t>7</w:t>
      </w:r>
      <w:r w:rsidR="00F07C89" w:rsidRPr="008D1554">
        <w:rPr>
          <w:rFonts w:ascii="Arial" w:hAnsi="Arial" w:cs="Arial"/>
          <w:b w:val="0"/>
          <w:sz w:val="24"/>
          <w:szCs w:val="24"/>
          <w:lang w:val="cs-CZ"/>
        </w:rPr>
        <w:t>.</w:t>
      </w:r>
      <w:r>
        <w:rPr>
          <w:rFonts w:ascii="Arial" w:hAnsi="Arial" w:cs="Arial"/>
          <w:b w:val="0"/>
          <w:sz w:val="24"/>
          <w:szCs w:val="24"/>
          <w:lang w:val="cs-CZ"/>
        </w:rPr>
        <w:t>10</w:t>
      </w:r>
      <w:r w:rsidR="00F07C89" w:rsidRPr="008D1554">
        <w:rPr>
          <w:rFonts w:ascii="Arial" w:hAnsi="Arial" w:cs="Arial"/>
          <w:b w:val="0"/>
          <w:sz w:val="24"/>
          <w:szCs w:val="24"/>
          <w:lang w:val="cs-CZ"/>
        </w:rPr>
        <w:tab/>
      </w:r>
      <w:r w:rsidR="005572C3" w:rsidRPr="008D1554">
        <w:rPr>
          <w:rFonts w:ascii="Arial" w:hAnsi="Arial" w:cs="Arial"/>
          <w:b w:val="0"/>
          <w:sz w:val="24"/>
          <w:szCs w:val="24"/>
          <w:lang w:val="cs-CZ"/>
        </w:rPr>
        <w:t xml:space="preserve">Kandidáti musí být </w:t>
      </w:r>
      <w:r w:rsidR="005572C3" w:rsidRPr="008D1554">
        <w:rPr>
          <w:rFonts w:ascii="Arial" w:hAnsi="Arial" w:cs="Arial"/>
          <w:bCs w:val="0"/>
          <w:sz w:val="24"/>
          <w:szCs w:val="24"/>
          <w:lang w:val="cs-CZ"/>
        </w:rPr>
        <w:t>rozděleni do skupin</w:t>
      </w:r>
      <w:r w:rsidR="005572C3" w:rsidRPr="008D1554">
        <w:rPr>
          <w:rFonts w:ascii="Arial" w:hAnsi="Arial" w:cs="Arial"/>
          <w:b w:val="0"/>
          <w:sz w:val="24"/>
          <w:szCs w:val="24"/>
          <w:lang w:val="cs-CZ"/>
        </w:rPr>
        <w:t xml:space="preserve"> tak, aby se nemohli navzájem ovlivňovat před a po každé části zkoušky.</w:t>
      </w:r>
    </w:p>
    <w:p w14:paraId="78E4A23A" w14:textId="2A2A997F" w:rsidR="00B16A6E" w:rsidRDefault="00003D87" w:rsidP="00B16A6E">
      <w:pPr>
        <w:spacing w:line="360" w:lineRule="auto"/>
        <w:ind w:left="851" w:hanging="567"/>
        <w:rPr>
          <w:rFonts w:ascii="Arial" w:hAnsi="Arial" w:cs="Arial"/>
          <w:lang w:val="cs-CZ" w:eastAsia="ar-SA"/>
        </w:rPr>
      </w:pPr>
      <w:r>
        <w:rPr>
          <w:rFonts w:ascii="Arial" w:hAnsi="Arial" w:cs="Arial"/>
          <w:lang w:val="cs-CZ" w:eastAsia="ar-SA"/>
        </w:rPr>
        <w:t>7.</w:t>
      </w:r>
      <w:r w:rsidR="008129B4" w:rsidRPr="008D1554">
        <w:rPr>
          <w:rFonts w:ascii="Arial" w:hAnsi="Arial" w:cs="Arial"/>
          <w:lang w:val="cs-CZ" w:eastAsia="ar-SA"/>
        </w:rPr>
        <w:t>1</w:t>
      </w:r>
      <w:r>
        <w:rPr>
          <w:rFonts w:ascii="Arial" w:hAnsi="Arial" w:cs="Arial"/>
          <w:lang w:val="cs-CZ" w:eastAsia="ar-SA"/>
        </w:rPr>
        <w:t>1</w:t>
      </w:r>
      <w:r w:rsidR="007D4006" w:rsidRPr="008D1554">
        <w:rPr>
          <w:rFonts w:ascii="Arial" w:hAnsi="Arial" w:cs="Arial"/>
          <w:lang w:val="cs-CZ" w:eastAsia="ar-SA"/>
        </w:rPr>
        <w:tab/>
      </w:r>
      <w:bookmarkStart w:id="18" w:name="_Hlk22800557"/>
      <w:r w:rsidR="00B16A6E" w:rsidRPr="008D1554">
        <w:rPr>
          <w:rFonts w:ascii="Arial" w:hAnsi="Arial" w:cs="Arial"/>
          <w:lang w:val="cs-CZ" w:eastAsia="ar-SA"/>
        </w:rPr>
        <w:t xml:space="preserve">Kandidáti </w:t>
      </w:r>
      <w:r w:rsidR="00671BDB">
        <w:rPr>
          <w:rFonts w:ascii="Arial" w:hAnsi="Arial" w:cs="Arial"/>
          <w:lang w:val="cs-CZ" w:eastAsia="ar-SA"/>
        </w:rPr>
        <w:t xml:space="preserve">se </w:t>
      </w:r>
      <w:r w:rsidR="00B16A6E" w:rsidRPr="008D1554">
        <w:rPr>
          <w:rFonts w:ascii="Arial" w:hAnsi="Arial" w:cs="Arial"/>
          <w:lang w:val="cs-CZ" w:eastAsia="ar-SA"/>
        </w:rPr>
        <w:t xml:space="preserve">nesmí sdílet ani </w:t>
      </w:r>
      <w:r w:rsidR="00C85252" w:rsidRPr="008D1554">
        <w:rPr>
          <w:rFonts w:ascii="Arial" w:hAnsi="Arial" w:cs="Arial"/>
          <w:lang w:val="cs-CZ" w:eastAsia="ar-SA"/>
        </w:rPr>
        <w:t>komunikovat o</w:t>
      </w:r>
      <w:r w:rsidR="00B16A6E" w:rsidRPr="008D1554">
        <w:rPr>
          <w:rFonts w:ascii="Arial" w:hAnsi="Arial" w:cs="Arial"/>
          <w:lang w:val="cs-CZ" w:eastAsia="ar-SA"/>
        </w:rPr>
        <w:t xml:space="preserve"> žádn</w:t>
      </w:r>
      <w:r w:rsidR="00C85252" w:rsidRPr="008D1554">
        <w:rPr>
          <w:rFonts w:ascii="Arial" w:hAnsi="Arial" w:cs="Arial"/>
          <w:lang w:val="cs-CZ" w:eastAsia="ar-SA"/>
        </w:rPr>
        <w:t>ém</w:t>
      </w:r>
      <w:r w:rsidR="00B16A6E" w:rsidRPr="008D1554">
        <w:rPr>
          <w:rFonts w:ascii="Arial" w:hAnsi="Arial" w:cs="Arial"/>
          <w:lang w:val="cs-CZ" w:eastAsia="ar-SA"/>
        </w:rPr>
        <w:t xml:space="preserve"> aspekt</w:t>
      </w:r>
      <w:r w:rsidR="00C85252" w:rsidRPr="008D1554">
        <w:rPr>
          <w:rFonts w:ascii="Arial" w:hAnsi="Arial" w:cs="Arial"/>
          <w:lang w:val="cs-CZ" w:eastAsia="ar-SA"/>
        </w:rPr>
        <w:t>u</w:t>
      </w:r>
      <w:r w:rsidR="00B16A6E" w:rsidRPr="008D1554">
        <w:rPr>
          <w:rFonts w:ascii="Arial" w:hAnsi="Arial" w:cs="Arial"/>
          <w:lang w:val="cs-CZ" w:eastAsia="ar-SA"/>
        </w:rPr>
        <w:t xml:space="preserve"> zkoušky ústní, písemnou nebo digitální formou.</w:t>
      </w:r>
      <w:bookmarkEnd w:id="18"/>
    </w:p>
    <w:p w14:paraId="0F787AFC" w14:textId="2237706F" w:rsidR="00003D87" w:rsidRPr="008D1554" w:rsidRDefault="00003D87" w:rsidP="00B16A6E">
      <w:pPr>
        <w:spacing w:line="360" w:lineRule="auto"/>
        <w:ind w:left="851" w:hanging="567"/>
        <w:rPr>
          <w:rFonts w:ascii="Arial" w:hAnsi="Arial" w:cs="Arial"/>
          <w:lang w:val="cs-CZ" w:eastAsia="ar-SA"/>
        </w:rPr>
      </w:pPr>
      <w:r>
        <w:rPr>
          <w:rFonts w:ascii="Arial" w:hAnsi="Arial" w:cs="Arial"/>
          <w:lang w:val="cs-CZ" w:eastAsia="ar-SA"/>
        </w:rPr>
        <w:t>7.12 Kandidáti pro úroveň Konzultant musí přinést svůj notebook k vypracování posudku; přístup k internetu během zkoušky je zakázán. Žádná data z této části zkoušky nesmí být na počítači uchována v digitální formě po jejím skončení.</w:t>
      </w:r>
    </w:p>
    <w:p w14:paraId="2EC18BF1" w14:textId="4B8C229E" w:rsidR="00003D87" w:rsidRDefault="00003D87" w:rsidP="00B16A6E">
      <w:pPr>
        <w:spacing w:line="360" w:lineRule="auto"/>
        <w:ind w:left="851" w:hanging="567"/>
        <w:rPr>
          <w:rFonts w:ascii="Arial" w:hAnsi="Arial" w:cs="Arial"/>
          <w:lang w:val="cs-CZ"/>
        </w:rPr>
      </w:pPr>
      <w:r>
        <w:rPr>
          <w:rFonts w:ascii="Arial" w:hAnsi="Arial" w:cs="Arial"/>
          <w:lang w:val="cs-CZ"/>
        </w:rPr>
        <w:t>7</w:t>
      </w:r>
      <w:r w:rsidR="00F07C89" w:rsidRPr="008D1554">
        <w:rPr>
          <w:rFonts w:ascii="Arial" w:hAnsi="Arial" w:cs="Arial"/>
          <w:lang w:val="cs-CZ"/>
        </w:rPr>
        <w:t>.</w:t>
      </w:r>
      <w:r w:rsidR="00B164B8" w:rsidRPr="008D1554">
        <w:rPr>
          <w:rFonts w:ascii="Arial" w:hAnsi="Arial" w:cs="Arial"/>
          <w:lang w:val="cs-CZ"/>
        </w:rPr>
        <w:t>1</w:t>
      </w:r>
      <w:r>
        <w:rPr>
          <w:rFonts w:ascii="Arial" w:hAnsi="Arial" w:cs="Arial"/>
          <w:lang w:val="cs-CZ"/>
        </w:rPr>
        <w:t>3</w:t>
      </w:r>
      <w:r>
        <w:rPr>
          <w:rFonts w:ascii="Arial" w:hAnsi="Arial" w:cs="Arial"/>
          <w:lang w:val="cs-CZ"/>
        </w:rPr>
        <w:tab/>
      </w:r>
      <w:bookmarkStart w:id="19" w:name="_Hlk22800589"/>
      <w:r w:rsidRPr="00003D87">
        <w:rPr>
          <w:rFonts w:ascii="Arial" w:hAnsi="Arial" w:cs="Arial"/>
          <w:lang w:val="cs-CZ"/>
        </w:rPr>
        <w:t>Uchazeči budou diskvalifikováni z</w:t>
      </w:r>
      <w:r w:rsidR="00782D04">
        <w:rPr>
          <w:rFonts w:ascii="Arial" w:hAnsi="Arial" w:cs="Arial"/>
          <w:lang w:val="cs-CZ"/>
        </w:rPr>
        <w:t>e</w:t>
      </w:r>
      <w:r w:rsidRPr="00003D87">
        <w:rPr>
          <w:rFonts w:ascii="Arial" w:hAnsi="Arial" w:cs="Arial"/>
          <w:lang w:val="cs-CZ"/>
        </w:rPr>
        <w:t xml:space="preserve"> zkoušky, pokud bude prokázáno, že nesplnili pravidla</w:t>
      </w:r>
      <w:r>
        <w:rPr>
          <w:rFonts w:ascii="Arial" w:hAnsi="Arial" w:cs="Arial"/>
          <w:lang w:val="cs-CZ"/>
        </w:rPr>
        <w:t xml:space="preserve"> </w:t>
      </w:r>
      <w:r w:rsidRPr="00003D87">
        <w:rPr>
          <w:rFonts w:ascii="Arial" w:hAnsi="Arial" w:cs="Arial"/>
          <w:lang w:val="cs-CZ"/>
        </w:rPr>
        <w:t>nebo pokud je prokázán pokus o podvádění.</w:t>
      </w:r>
      <w:bookmarkEnd w:id="19"/>
      <w:r w:rsidR="00F07C89" w:rsidRPr="008D1554">
        <w:rPr>
          <w:rFonts w:ascii="Arial" w:hAnsi="Arial" w:cs="Arial"/>
          <w:lang w:val="cs-CZ"/>
        </w:rPr>
        <w:tab/>
      </w:r>
    </w:p>
    <w:p w14:paraId="703446C4" w14:textId="0C4A9806" w:rsidR="00F07C89" w:rsidRPr="008D1554" w:rsidRDefault="00003D87" w:rsidP="00B16A6E">
      <w:pPr>
        <w:spacing w:line="360" w:lineRule="auto"/>
        <w:ind w:left="851" w:hanging="567"/>
        <w:rPr>
          <w:rFonts w:ascii="Arial" w:hAnsi="Arial" w:cs="Arial"/>
          <w:b/>
          <w:highlight w:val="yellow"/>
          <w:lang w:val="cs-CZ"/>
        </w:rPr>
      </w:pPr>
      <w:r>
        <w:rPr>
          <w:rFonts w:ascii="Arial" w:hAnsi="Arial" w:cs="Arial"/>
          <w:lang w:val="cs-CZ"/>
        </w:rPr>
        <w:lastRenderedPageBreak/>
        <w:t>7.14</w:t>
      </w:r>
      <w:r>
        <w:rPr>
          <w:rFonts w:ascii="Arial" w:hAnsi="Arial" w:cs="Arial"/>
          <w:lang w:val="cs-CZ"/>
        </w:rPr>
        <w:tab/>
      </w:r>
      <w:bookmarkStart w:id="20" w:name="_Hlk22800610"/>
      <w:r w:rsidR="00F003FB" w:rsidRPr="008D1554">
        <w:rPr>
          <w:rFonts w:ascii="Arial" w:hAnsi="Arial" w:cs="Arial"/>
          <w:lang w:val="cs-CZ"/>
        </w:rPr>
        <w:t>Zkušební protokoly pro společně prověřené sekce musí být podepsány oběma zkoušejícími.</w:t>
      </w:r>
      <w:bookmarkEnd w:id="20"/>
    </w:p>
    <w:p w14:paraId="01B1EB01" w14:textId="355823AE" w:rsidR="00F07C89" w:rsidRPr="008D1554" w:rsidRDefault="00997E61" w:rsidP="00F07C89">
      <w:pPr>
        <w:pStyle w:val="Default"/>
        <w:spacing w:line="360" w:lineRule="auto"/>
        <w:ind w:left="851" w:hanging="567"/>
        <w:rPr>
          <w:bCs/>
          <w:color w:val="auto"/>
          <w:lang w:val="cs-CZ"/>
        </w:rPr>
      </w:pPr>
      <w:r>
        <w:rPr>
          <w:bCs/>
          <w:color w:val="auto"/>
          <w:lang w:val="cs-CZ"/>
        </w:rPr>
        <w:t>7</w:t>
      </w:r>
      <w:r w:rsidR="00F07C89" w:rsidRPr="008D1554">
        <w:rPr>
          <w:bCs/>
          <w:color w:val="auto"/>
          <w:lang w:val="cs-CZ"/>
        </w:rPr>
        <w:t>.</w:t>
      </w:r>
      <w:r w:rsidR="00B164B8" w:rsidRPr="008D1554">
        <w:rPr>
          <w:bCs/>
          <w:color w:val="auto"/>
          <w:lang w:val="cs-CZ"/>
        </w:rPr>
        <w:t>1</w:t>
      </w:r>
      <w:r>
        <w:rPr>
          <w:bCs/>
          <w:color w:val="auto"/>
          <w:lang w:val="cs-CZ"/>
        </w:rPr>
        <w:t>5</w:t>
      </w:r>
      <w:r w:rsidR="00F07C89" w:rsidRPr="008D1554">
        <w:rPr>
          <w:bCs/>
          <w:color w:val="auto"/>
          <w:lang w:val="cs-CZ"/>
        </w:rPr>
        <w:tab/>
      </w:r>
      <w:bookmarkStart w:id="21" w:name="_Hlk22800637"/>
      <w:r w:rsidR="006A6F36" w:rsidRPr="008D1554">
        <w:rPr>
          <w:b/>
          <w:color w:val="auto"/>
          <w:lang w:val="cs-CZ"/>
        </w:rPr>
        <w:t>Celková známka úspěšnosti</w:t>
      </w:r>
      <w:r w:rsidR="006A6F36" w:rsidRPr="008D1554">
        <w:rPr>
          <w:bCs/>
          <w:color w:val="auto"/>
          <w:lang w:val="cs-CZ"/>
        </w:rPr>
        <w:t xml:space="preserve"> všech částí zkoušky je </w:t>
      </w:r>
      <w:r w:rsidR="006A6F36" w:rsidRPr="008D1554">
        <w:rPr>
          <w:b/>
          <w:color w:val="auto"/>
          <w:lang w:val="cs-CZ"/>
        </w:rPr>
        <w:t>75</w:t>
      </w:r>
      <w:r w:rsidR="00D367CD">
        <w:rPr>
          <w:b/>
          <w:color w:val="auto"/>
          <w:lang w:val="cs-CZ"/>
        </w:rPr>
        <w:t xml:space="preserve"> </w:t>
      </w:r>
      <w:r w:rsidR="006A6F36" w:rsidRPr="008D1554">
        <w:rPr>
          <w:b/>
          <w:color w:val="auto"/>
          <w:lang w:val="cs-CZ"/>
        </w:rPr>
        <w:t>%</w:t>
      </w:r>
      <w:r w:rsidR="006A6F36" w:rsidRPr="008D1554">
        <w:rPr>
          <w:bCs/>
          <w:color w:val="auto"/>
          <w:lang w:val="cs-CZ"/>
        </w:rPr>
        <w:t xml:space="preserve">. </w:t>
      </w:r>
      <w:r w:rsidR="006A6F36" w:rsidRPr="008D1554">
        <w:rPr>
          <w:b/>
          <w:color w:val="auto"/>
          <w:lang w:val="cs-CZ"/>
        </w:rPr>
        <w:t>Pro každou část zkoušky je požadována minimální úspěšnost 50</w:t>
      </w:r>
      <w:r w:rsidR="00D367CD">
        <w:rPr>
          <w:b/>
          <w:color w:val="auto"/>
          <w:lang w:val="cs-CZ"/>
        </w:rPr>
        <w:t xml:space="preserve"> </w:t>
      </w:r>
      <w:r w:rsidR="006A6F36" w:rsidRPr="008D1554">
        <w:rPr>
          <w:b/>
          <w:color w:val="auto"/>
          <w:lang w:val="cs-CZ"/>
        </w:rPr>
        <w:t>%.</w:t>
      </w:r>
    </w:p>
    <w:p w14:paraId="5A4FCC83" w14:textId="7AACDE3F" w:rsidR="00F07C89" w:rsidRPr="008D1554" w:rsidRDefault="00997E61" w:rsidP="00F07C89">
      <w:pPr>
        <w:pStyle w:val="Default"/>
        <w:spacing w:line="360" w:lineRule="auto"/>
        <w:ind w:left="851" w:hanging="567"/>
        <w:rPr>
          <w:bCs/>
          <w:color w:val="auto"/>
          <w:lang w:val="cs-CZ"/>
        </w:rPr>
      </w:pPr>
      <w:r>
        <w:rPr>
          <w:bCs/>
          <w:color w:val="auto"/>
          <w:lang w:val="cs-CZ"/>
        </w:rPr>
        <w:t>7</w:t>
      </w:r>
      <w:r w:rsidR="00F07C89" w:rsidRPr="008D1554">
        <w:rPr>
          <w:bCs/>
          <w:color w:val="auto"/>
          <w:lang w:val="cs-CZ"/>
        </w:rPr>
        <w:t>.</w:t>
      </w:r>
      <w:r w:rsidR="00B164B8" w:rsidRPr="008D1554">
        <w:rPr>
          <w:bCs/>
          <w:color w:val="auto"/>
          <w:lang w:val="cs-CZ"/>
        </w:rPr>
        <w:t>1</w:t>
      </w:r>
      <w:r>
        <w:rPr>
          <w:bCs/>
          <w:color w:val="auto"/>
          <w:lang w:val="cs-CZ"/>
        </w:rPr>
        <w:t>6</w:t>
      </w:r>
      <w:r w:rsidR="00F07C89" w:rsidRPr="008D1554">
        <w:rPr>
          <w:bCs/>
          <w:color w:val="auto"/>
          <w:lang w:val="cs-CZ"/>
        </w:rPr>
        <w:tab/>
      </w:r>
      <w:r w:rsidR="00D05CAC" w:rsidRPr="008D1554">
        <w:rPr>
          <w:bCs/>
          <w:color w:val="auto"/>
          <w:lang w:val="cs-CZ"/>
        </w:rPr>
        <w:t>Uchazeči úspěšně složí kompletní zkoušku, pouze pokud jsou dosaženy výše uvedené výsledky.</w:t>
      </w:r>
    </w:p>
    <w:bookmarkEnd w:id="21"/>
    <w:p w14:paraId="4265AAC3" w14:textId="77777777" w:rsidR="00F07C89" w:rsidRPr="008D1554" w:rsidRDefault="00F07C89" w:rsidP="00F07C89">
      <w:pPr>
        <w:pStyle w:val="Default"/>
        <w:spacing w:line="360" w:lineRule="auto"/>
        <w:ind w:left="851" w:hanging="567"/>
        <w:rPr>
          <w:bCs/>
          <w:color w:val="auto"/>
          <w:lang w:val="cs-CZ"/>
        </w:rPr>
      </w:pPr>
      <w:r w:rsidRPr="008D1554">
        <w:rPr>
          <w:bCs/>
          <w:color w:val="auto"/>
          <w:lang w:val="cs-CZ"/>
        </w:rPr>
        <w:br w:type="page"/>
      </w:r>
    </w:p>
    <w:p w14:paraId="5154C744" w14:textId="543073FA" w:rsidR="00F07C89" w:rsidRPr="00BE3988" w:rsidRDefault="004A02EC" w:rsidP="00BE3988">
      <w:pPr>
        <w:pStyle w:val="Nadpis1"/>
        <w:numPr>
          <w:ilvl w:val="0"/>
          <w:numId w:val="0"/>
        </w:numPr>
        <w:ind w:left="360"/>
        <w:jc w:val="center"/>
        <w:rPr>
          <w:rFonts w:ascii="Arial" w:hAnsi="Arial" w:cs="Arial"/>
          <w:lang w:val="cs-CZ"/>
        </w:rPr>
      </w:pPr>
      <w:bookmarkStart w:id="22" w:name="_Toc20841800"/>
      <w:r w:rsidRPr="00BE3988">
        <w:rPr>
          <w:rFonts w:ascii="Arial" w:hAnsi="Arial" w:cs="Arial"/>
          <w:lang w:val="cs-CZ"/>
        </w:rPr>
        <w:lastRenderedPageBreak/>
        <w:t>8</w:t>
      </w:r>
      <w:r w:rsidR="00F07C89" w:rsidRPr="00BE3988">
        <w:rPr>
          <w:rFonts w:ascii="Arial" w:hAnsi="Arial" w:cs="Arial"/>
          <w:lang w:val="cs-CZ"/>
        </w:rPr>
        <w:t xml:space="preserve">. </w:t>
      </w:r>
      <w:r w:rsidR="00F44759" w:rsidRPr="00BE3988">
        <w:rPr>
          <w:rFonts w:ascii="Arial" w:hAnsi="Arial" w:cs="Arial"/>
          <w:lang w:val="cs-CZ"/>
        </w:rPr>
        <w:t xml:space="preserve">Cíle zkoušky a název </w:t>
      </w:r>
      <w:r w:rsidRPr="00BE3988">
        <w:rPr>
          <w:rFonts w:ascii="Arial" w:hAnsi="Arial" w:cs="Arial"/>
          <w:lang w:val="cs-CZ"/>
        </w:rPr>
        <w:t>certifikace</w:t>
      </w:r>
      <w:bookmarkEnd w:id="22"/>
    </w:p>
    <w:p w14:paraId="4B09F510" w14:textId="77777777" w:rsidR="00F07C89" w:rsidRPr="008D1554" w:rsidRDefault="00F07C89" w:rsidP="00BE3988">
      <w:pPr>
        <w:pStyle w:val="Textkrper31"/>
        <w:spacing w:line="360" w:lineRule="auto"/>
        <w:rPr>
          <w:rFonts w:ascii="Arial" w:hAnsi="Arial" w:cs="Arial"/>
          <w:sz w:val="24"/>
          <w:szCs w:val="24"/>
          <w:lang w:val="cs-CZ"/>
        </w:rPr>
      </w:pPr>
    </w:p>
    <w:p w14:paraId="580B3EB4" w14:textId="42743FA9" w:rsidR="00F07C89" w:rsidRPr="008D1554" w:rsidRDefault="0079106F" w:rsidP="00F07C89">
      <w:pPr>
        <w:pStyle w:val="Textkrper31"/>
        <w:tabs>
          <w:tab w:val="clear" w:pos="8640"/>
          <w:tab w:val="left" w:pos="-1701"/>
          <w:tab w:val="left" w:pos="993"/>
        </w:tabs>
        <w:spacing w:line="360" w:lineRule="auto"/>
        <w:ind w:left="851" w:right="1" w:hanging="567"/>
        <w:rPr>
          <w:rFonts w:ascii="Arial" w:hAnsi="Arial" w:cs="Arial"/>
          <w:sz w:val="24"/>
          <w:szCs w:val="24"/>
          <w:lang w:val="cs-CZ"/>
        </w:rPr>
      </w:pPr>
      <w:r>
        <w:rPr>
          <w:rFonts w:ascii="Arial" w:hAnsi="Arial" w:cs="Arial"/>
          <w:sz w:val="24"/>
          <w:szCs w:val="24"/>
          <w:lang w:val="cs-CZ"/>
        </w:rPr>
        <w:t>8</w:t>
      </w:r>
      <w:r w:rsidR="00F07C89" w:rsidRPr="008D1554">
        <w:rPr>
          <w:rFonts w:ascii="Arial" w:hAnsi="Arial" w:cs="Arial"/>
          <w:sz w:val="24"/>
          <w:szCs w:val="24"/>
          <w:lang w:val="cs-CZ"/>
        </w:rPr>
        <w:t xml:space="preserve">.1 </w:t>
      </w:r>
      <w:r w:rsidR="00F07C89" w:rsidRPr="008D1554">
        <w:rPr>
          <w:rFonts w:ascii="Arial" w:hAnsi="Arial" w:cs="Arial"/>
          <w:sz w:val="24"/>
          <w:szCs w:val="24"/>
          <w:lang w:val="cs-CZ"/>
        </w:rPr>
        <w:tab/>
      </w:r>
      <w:r w:rsidR="00953C06" w:rsidRPr="008D1554">
        <w:rPr>
          <w:rFonts w:ascii="Arial" w:hAnsi="Arial" w:cs="Arial"/>
          <w:sz w:val="24"/>
          <w:szCs w:val="24"/>
          <w:lang w:val="cs-CZ"/>
        </w:rPr>
        <w:t xml:space="preserve">Aby bylo možné prokázat znalosti, dovednosti a zkušenosti uchazeče, které budou získány jeho výcvikem a pracovními zkušenostmi, nabídne VCC certifikační zkoušku na dvou úrovních, na úrovni </w:t>
      </w:r>
      <w:r w:rsidR="00847C42" w:rsidRPr="008D1554">
        <w:rPr>
          <w:rFonts w:ascii="Arial" w:hAnsi="Arial" w:cs="Arial"/>
          <w:sz w:val="24"/>
          <w:szCs w:val="24"/>
          <w:lang w:val="cs-CZ"/>
        </w:rPr>
        <w:t>Praktik</w:t>
      </w:r>
      <w:r w:rsidR="00953C06" w:rsidRPr="008D1554">
        <w:rPr>
          <w:rFonts w:ascii="Arial" w:hAnsi="Arial" w:cs="Arial"/>
          <w:sz w:val="24"/>
          <w:szCs w:val="24"/>
          <w:lang w:val="cs-CZ"/>
        </w:rPr>
        <w:t xml:space="preserve"> a na úrovni </w:t>
      </w:r>
      <w:r w:rsidR="00847C42" w:rsidRPr="008D1554">
        <w:rPr>
          <w:rFonts w:ascii="Arial" w:hAnsi="Arial" w:cs="Arial"/>
          <w:sz w:val="24"/>
          <w:szCs w:val="24"/>
          <w:lang w:val="cs-CZ"/>
        </w:rPr>
        <w:t>Konzultant</w:t>
      </w:r>
      <w:r w:rsidR="00953C06" w:rsidRPr="008D1554">
        <w:rPr>
          <w:rFonts w:ascii="Arial" w:hAnsi="Arial" w:cs="Arial"/>
          <w:sz w:val="24"/>
          <w:szCs w:val="24"/>
          <w:lang w:val="cs-CZ"/>
        </w:rPr>
        <w:t>. Každá zkouška zahrnuje jak části</w:t>
      </w:r>
      <w:r w:rsidR="00847C42" w:rsidRPr="008D1554">
        <w:rPr>
          <w:rFonts w:ascii="Arial" w:hAnsi="Arial" w:cs="Arial"/>
          <w:sz w:val="24"/>
          <w:szCs w:val="24"/>
          <w:lang w:val="cs-CZ"/>
        </w:rPr>
        <w:t xml:space="preserve"> písemné</w:t>
      </w:r>
      <w:r w:rsidR="006C5E0C">
        <w:rPr>
          <w:rFonts w:ascii="Arial" w:hAnsi="Arial" w:cs="Arial"/>
          <w:sz w:val="24"/>
          <w:szCs w:val="24"/>
          <w:lang w:val="cs-CZ"/>
        </w:rPr>
        <w:t xml:space="preserve"> (testy)</w:t>
      </w:r>
      <w:r w:rsidR="00953C06" w:rsidRPr="008D1554">
        <w:rPr>
          <w:rFonts w:ascii="Arial" w:hAnsi="Arial" w:cs="Arial"/>
          <w:sz w:val="24"/>
          <w:szCs w:val="24"/>
          <w:lang w:val="cs-CZ"/>
        </w:rPr>
        <w:t>, tak i část</w:t>
      </w:r>
      <w:r w:rsidR="00847C42" w:rsidRPr="008D1554">
        <w:rPr>
          <w:rFonts w:ascii="Arial" w:hAnsi="Arial" w:cs="Arial"/>
          <w:sz w:val="24"/>
          <w:szCs w:val="24"/>
          <w:lang w:val="cs-CZ"/>
        </w:rPr>
        <w:t>i</w:t>
      </w:r>
      <w:r w:rsidR="00953C06" w:rsidRPr="008D1554">
        <w:rPr>
          <w:rFonts w:ascii="Arial" w:hAnsi="Arial" w:cs="Arial"/>
          <w:sz w:val="24"/>
          <w:szCs w:val="24"/>
          <w:lang w:val="cs-CZ"/>
        </w:rPr>
        <w:t xml:space="preserve"> </w:t>
      </w:r>
      <w:r w:rsidR="006C5E0C">
        <w:rPr>
          <w:rFonts w:ascii="Arial" w:hAnsi="Arial" w:cs="Arial"/>
          <w:sz w:val="24"/>
          <w:szCs w:val="24"/>
          <w:lang w:val="cs-CZ"/>
        </w:rPr>
        <w:t xml:space="preserve">venkovních </w:t>
      </w:r>
      <w:r w:rsidR="00953C06" w:rsidRPr="008D1554">
        <w:rPr>
          <w:rFonts w:ascii="Arial" w:hAnsi="Arial" w:cs="Arial"/>
          <w:sz w:val="24"/>
          <w:szCs w:val="24"/>
          <w:lang w:val="cs-CZ"/>
        </w:rPr>
        <w:t xml:space="preserve">praktických </w:t>
      </w:r>
      <w:r w:rsidR="00074838" w:rsidRPr="008D1554">
        <w:rPr>
          <w:rFonts w:ascii="Arial" w:hAnsi="Arial" w:cs="Arial"/>
          <w:sz w:val="24"/>
          <w:szCs w:val="24"/>
          <w:lang w:val="cs-CZ"/>
        </w:rPr>
        <w:t>demonstrací</w:t>
      </w:r>
      <w:r w:rsidR="00953C06" w:rsidRPr="008D1554">
        <w:rPr>
          <w:rFonts w:ascii="Arial" w:hAnsi="Arial" w:cs="Arial"/>
          <w:sz w:val="24"/>
          <w:szCs w:val="24"/>
          <w:lang w:val="cs-CZ"/>
        </w:rPr>
        <w:t>.</w:t>
      </w:r>
    </w:p>
    <w:p w14:paraId="41537DD7" w14:textId="77777777" w:rsidR="00452226" w:rsidRPr="008D1554" w:rsidRDefault="00452226" w:rsidP="00452226">
      <w:pPr>
        <w:pStyle w:val="Textkrper21"/>
        <w:tabs>
          <w:tab w:val="left" w:pos="851"/>
        </w:tabs>
        <w:spacing w:line="360" w:lineRule="auto"/>
        <w:ind w:left="1416" w:hanging="1132"/>
        <w:rPr>
          <w:rFonts w:ascii="Arial" w:hAnsi="Arial" w:cs="Arial"/>
          <w:sz w:val="24"/>
          <w:szCs w:val="24"/>
          <w:lang w:val="cs-CZ"/>
        </w:rPr>
      </w:pPr>
    </w:p>
    <w:p w14:paraId="5C55B252" w14:textId="2228ADF5" w:rsidR="00452226" w:rsidRPr="008D1554" w:rsidRDefault="0079106F" w:rsidP="00452226">
      <w:pPr>
        <w:pStyle w:val="Textkrper21"/>
        <w:tabs>
          <w:tab w:val="left" w:pos="851"/>
        </w:tabs>
        <w:spacing w:line="360" w:lineRule="auto"/>
        <w:ind w:left="1416" w:hanging="1132"/>
        <w:rPr>
          <w:rFonts w:ascii="Arial" w:hAnsi="Arial" w:cs="Arial"/>
          <w:sz w:val="24"/>
          <w:szCs w:val="24"/>
          <w:lang w:val="cs-CZ"/>
        </w:rPr>
      </w:pPr>
      <w:r>
        <w:rPr>
          <w:rFonts w:ascii="Arial" w:hAnsi="Arial" w:cs="Arial"/>
          <w:sz w:val="24"/>
          <w:szCs w:val="24"/>
          <w:lang w:val="cs-CZ"/>
        </w:rPr>
        <w:t>8</w:t>
      </w:r>
      <w:r w:rsidR="00064D28" w:rsidRPr="008D1554">
        <w:rPr>
          <w:rFonts w:ascii="Arial" w:hAnsi="Arial" w:cs="Arial"/>
          <w:sz w:val="24"/>
          <w:szCs w:val="24"/>
          <w:lang w:val="cs-CZ"/>
        </w:rPr>
        <w:t>.2</w:t>
      </w:r>
      <w:r w:rsidR="00064D28" w:rsidRPr="008D1554">
        <w:rPr>
          <w:rFonts w:ascii="Arial" w:hAnsi="Arial" w:cs="Arial"/>
          <w:sz w:val="24"/>
          <w:szCs w:val="24"/>
          <w:lang w:val="cs-CZ"/>
        </w:rPr>
        <w:tab/>
      </w:r>
      <w:r w:rsidR="00383AFB" w:rsidRPr="008D1554">
        <w:rPr>
          <w:rFonts w:ascii="Arial" w:hAnsi="Arial" w:cs="Arial"/>
          <w:sz w:val="24"/>
          <w:szCs w:val="24"/>
          <w:lang w:val="cs-CZ"/>
        </w:rPr>
        <w:t xml:space="preserve">Veškeré podrobnosti o standardech pro zkoušky jsou k dispozici na webových stránkách </w:t>
      </w:r>
      <w:proofErr w:type="spellStart"/>
      <w:r w:rsidR="00383AFB" w:rsidRPr="008D1554">
        <w:rPr>
          <w:rFonts w:ascii="Arial" w:hAnsi="Arial" w:cs="Arial"/>
          <w:sz w:val="24"/>
          <w:szCs w:val="24"/>
          <w:lang w:val="cs-CZ"/>
        </w:rPr>
        <w:t>VETcert</w:t>
      </w:r>
      <w:proofErr w:type="spellEnd"/>
      <w:r w:rsidR="00383AFB" w:rsidRPr="008D1554">
        <w:rPr>
          <w:rFonts w:ascii="Arial" w:hAnsi="Arial" w:cs="Arial"/>
          <w:sz w:val="24"/>
          <w:szCs w:val="24"/>
          <w:lang w:val="cs-CZ"/>
        </w:rPr>
        <w:t>:</w:t>
      </w:r>
      <w:r w:rsidR="00452226" w:rsidRPr="008D1554">
        <w:rPr>
          <w:rFonts w:ascii="Arial" w:hAnsi="Arial" w:cs="Arial"/>
          <w:sz w:val="24"/>
          <w:szCs w:val="24"/>
          <w:lang w:val="cs-CZ"/>
        </w:rPr>
        <w:t xml:space="preserve"> </w:t>
      </w:r>
      <w:hyperlink r:id="rId15" w:history="1">
        <w:r w:rsidR="00452226" w:rsidRPr="008D1554">
          <w:rPr>
            <w:rStyle w:val="Hypertextovodkaz"/>
            <w:rFonts w:ascii="Arial" w:hAnsi="Arial" w:cs="Arial"/>
            <w:sz w:val="24"/>
            <w:szCs w:val="24"/>
            <w:lang w:val="cs-CZ"/>
          </w:rPr>
          <w:t>https://www.vetcert.eu/standards-certificates</w:t>
        </w:r>
      </w:hyperlink>
      <w:r w:rsidR="00452226" w:rsidRPr="008D1554">
        <w:rPr>
          <w:rFonts w:ascii="Arial" w:hAnsi="Arial" w:cs="Arial"/>
          <w:sz w:val="24"/>
          <w:szCs w:val="24"/>
          <w:lang w:val="cs-CZ"/>
        </w:rPr>
        <w:t xml:space="preserve"> </w:t>
      </w:r>
    </w:p>
    <w:p w14:paraId="76CA759F" w14:textId="1B73C42F" w:rsidR="00F07C89" w:rsidRPr="008D1554" w:rsidRDefault="00F07C89" w:rsidP="00064D28">
      <w:pPr>
        <w:tabs>
          <w:tab w:val="left" w:pos="709"/>
        </w:tabs>
        <w:spacing w:line="360" w:lineRule="auto"/>
        <w:ind w:right="3"/>
        <w:rPr>
          <w:rFonts w:ascii="Arial" w:hAnsi="Arial" w:cs="Arial"/>
          <w:lang w:val="cs-CZ"/>
        </w:rPr>
      </w:pPr>
    </w:p>
    <w:p w14:paraId="491E1808" w14:textId="3E946190" w:rsidR="00064D28" w:rsidRPr="008D1554" w:rsidRDefault="0079106F" w:rsidP="00E57B91">
      <w:pPr>
        <w:pStyle w:val="Default"/>
        <w:spacing w:line="360" w:lineRule="auto"/>
        <w:ind w:left="142" w:firstLine="142"/>
        <w:rPr>
          <w:b/>
          <w:color w:val="auto"/>
          <w:lang w:val="cs-CZ"/>
        </w:rPr>
      </w:pPr>
      <w:r>
        <w:rPr>
          <w:lang w:val="cs-CZ"/>
        </w:rPr>
        <w:t>8</w:t>
      </w:r>
      <w:r w:rsidR="00064D28" w:rsidRPr="008D1554">
        <w:rPr>
          <w:lang w:val="cs-CZ"/>
        </w:rPr>
        <w:t>.3</w:t>
      </w:r>
      <w:r w:rsidR="00E57B91" w:rsidRPr="008D1554">
        <w:rPr>
          <w:lang w:val="cs-CZ"/>
        </w:rPr>
        <w:tab/>
        <w:t xml:space="preserve"> </w:t>
      </w:r>
      <w:r w:rsidR="00383AFB" w:rsidRPr="008D1554">
        <w:rPr>
          <w:b/>
          <w:bCs/>
          <w:lang w:val="cs-CZ"/>
        </w:rPr>
        <w:t xml:space="preserve">Úspěšní kandidáti mohou </w:t>
      </w:r>
      <w:r w:rsidR="00D3362F" w:rsidRPr="008D1554">
        <w:rPr>
          <w:b/>
          <w:bCs/>
          <w:lang w:val="cs-CZ"/>
        </w:rPr>
        <w:t>užívat tituly:</w:t>
      </w:r>
    </w:p>
    <w:p w14:paraId="228CD3A8" w14:textId="4519F2D6" w:rsidR="00064D28" w:rsidRPr="008D1554" w:rsidRDefault="00064D28" w:rsidP="00064D28">
      <w:pPr>
        <w:pStyle w:val="Default"/>
        <w:spacing w:line="360" w:lineRule="auto"/>
        <w:ind w:left="708" w:firstLine="285"/>
        <w:rPr>
          <w:b/>
          <w:color w:val="auto"/>
          <w:lang w:val="cs-CZ"/>
        </w:rPr>
      </w:pPr>
      <w:r w:rsidRPr="008D1554">
        <w:rPr>
          <w:b/>
          <w:color w:val="auto"/>
          <w:lang w:val="cs-CZ"/>
        </w:rPr>
        <w:t>"</w:t>
      </w:r>
      <w:r w:rsidR="0079106F" w:rsidRPr="0079106F">
        <w:t xml:space="preserve"> </w:t>
      </w:r>
      <w:r w:rsidR="0079106F" w:rsidRPr="0079106F">
        <w:rPr>
          <w:b/>
          <w:color w:val="auto"/>
          <w:lang w:val="cs-CZ"/>
        </w:rPr>
        <w:t xml:space="preserve">Specialista pro péči o senescentní stromy – úroveň Praktik </w:t>
      </w:r>
      <w:r w:rsidRPr="008D1554">
        <w:rPr>
          <w:b/>
          <w:color w:val="auto"/>
          <w:lang w:val="cs-CZ"/>
        </w:rPr>
        <w:t>"</w:t>
      </w:r>
    </w:p>
    <w:p w14:paraId="0FA0AB53" w14:textId="3D921F94" w:rsidR="00064D28" w:rsidRPr="008D1554" w:rsidRDefault="00064D28" w:rsidP="00F96D83">
      <w:pPr>
        <w:pStyle w:val="Default"/>
        <w:spacing w:line="360" w:lineRule="auto"/>
        <w:ind w:left="708" w:firstLine="285"/>
        <w:rPr>
          <w:b/>
          <w:color w:val="auto"/>
          <w:lang w:val="cs-CZ"/>
        </w:rPr>
      </w:pPr>
      <w:r w:rsidRPr="008D1554">
        <w:rPr>
          <w:b/>
          <w:color w:val="auto"/>
          <w:lang w:val="cs-CZ"/>
        </w:rPr>
        <w:t>"</w:t>
      </w:r>
      <w:r w:rsidR="0079106F">
        <w:rPr>
          <w:b/>
          <w:color w:val="auto"/>
          <w:lang w:val="cs-CZ"/>
        </w:rPr>
        <w:t>S</w:t>
      </w:r>
      <w:r w:rsidR="00F96D83" w:rsidRPr="008D1554">
        <w:rPr>
          <w:b/>
          <w:color w:val="auto"/>
          <w:lang w:val="cs-CZ"/>
        </w:rPr>
        <w:t xml:space="preserve">pecialista pro péči o senescentní </w:t>
      </w:r>
      <w:r w:rsidR="00D367CD" w:rsidRPr="008D1554">
        <w:rPr>
          <w:b/>
          <w:color w:val="auto"/>
          <w:lang w:val="cs-CZ"/>
        </w:rPr>
        <w:t xml:space="preserve">stromy – </w:t>
      </w:r>
      <w:r w:rsidR="0079106F">
        <w:rPr>
          <w:b/>
          <w:color w:val="auto"/>
          <w:lang w:val="cs-CZ"/>
        </w:rPr>
        <w:t>úr</w:t>
      </w:r>
      <w:r w:rsidR="00795D02">
        <w:rPr>
          <w:b/>
          <w:color w:val="auto"/>
          <w:lang w:val="cs-CZ"/>
        </w:rPr>
        <w:t>o</w:t>
      </w:r>
      <w:r w:rsidR="0079106F">
        <w:rPr>
          <w:b/>
          <w:color w:val="auto"/>
          <w:lang w:val="cs-CZ"/>
        </w:rPr>
        <w:t xml:space="preserve">veň </w:t>
      </w:r>
      <w:r w:rsidR="00D367CD" w:rsidRPr="008D1554">
        <w:rPr>
          <w:b/>
          <w:color w:val="auto"/>
          <w:lang w:val="cs-CZ"/>
        </w:rPr>
        <w:t>Konzultant</w:t>
      </w:r>
      <w:r w:rsidRPr="008D1554">
        <w:rPr>
          <w:b/>
          <w:color w:val="auto"/>
          <w:lang w:val="cs-CZ"/>
        </w:rPr>
        <w:t>"</w:t>
      </w:r>
    </w:p>
    <w:p w14:paraId="07B1ED5B" w14:textId="53B7B16A" w:rsidR="003218BF" w:rsidRPr="008D1554" w:rsidRDefault="003218BF" w:rsidP="003218BF">
      <w:pPr>
        <w:pStyle w:val="Textkrper21"/>
        <w:tabs>
          <w:tab w:val="left" w:pos="851"/>
        </w:tabs>
        <w:spacing w:line="360" w:lineRule="auto"/>
        <w:ind w:left="1416" w:hanging="1132"/>
        <w:rPr>
          <w:rFonts w:ascii="Arial" w:hAnsi="Arial" w:cs="Arial"/>
          <w:sz w:val="24"/>
          <w:szCs w:val="24"/>
          <w:lang w:val="cs-CZ"/>
        </w:rPr>
      </w:pPr>
    </w:p>
    <w:p w14:paraId="2E397D6E" w14:textId="5E9C2D05" w:rsidR="00A62CA5" w:rsidRPr="008D1554" w:rsidRDefault="00A62CA5" w:rsidP="00F07C89">
      <w:pPr>
        <w:pStyle w:val="Textkrper21"/>
        <w:tabs>
          <w:tab w:val="left" w:pos="993"/>
        </w:tabs>
        <w:spacing w:line="360" w:lineRule="auto"/>
        <w:ind w:left="284"/>
        <w:rPr>
          <w:rFonts w:ascii="Arial" w:hAnsi="Arial" w:cs="Arial"/>
          <w:sz w:val="24"/>
          <w:szCs w:val="24"/>
          <w:lang w:val="cs-CZ"/>
        </w:rPr>
      </w:pPr>
    </w:p>
    <w:p w14:paraId="2877EFBC" w14:textId="51AFADEA" w:rsidR="004366FA" w:rsidRPr="008D1554" w:rsidRDefault="004366FA">
      <w:pPr>
        <w:rPr>
          <w:rFonts w:ascii="Arial" w:eastAsia="Times New Roman" w:hAnsi="Arial" w:cs="Arial"/>
          <w:lang w:val="cs-CZ" w:eastAsia="ar-SA"/>
        </w:rPr>
      </w:pPr>
      <w:r w:rsidRPr="008D1554">
        <w:rPr>
          <w:rFonts w:ascii="Arial" w:hAnsi="Arial" w:cs="Arial"/>
          <w:lang w:val="cs-CZ"/>
        </w:rPr>
        <w:br w:type="page"/>
      </w:r>
    </w:p>
    <w:p w14:paraId="0988635A" w14:textId="61DE1EED" w:rsidR="00F07C89" w:rsidRPr="00BE3988" w:rsidRDefault="00623D46" w:rsidP="00BE3988">
      <w:pPr>
        <w:pStyle w:val="Nadpis1"/>
        <w:numPr>
          <w:ilvl w:val="0"/>
          <w:numId w:val="0"/>
        </w:numPr>
        <w:ind w:left="360"/>
        <w:jc w:val="center"/>
        <w:rPr>
          <w:rFonts w:ascii="Arial" w:hAnsi="Arial" w:cs="Arial"/>
          <w:lang w:val="cs-CZ"/>
        </w:rPr>
      </w:pPr>
      <w:bookmarkStart w:id="23" w:name="_Toc20841801"/>
      <w:r w:rsidRPr="00BE3988">
        <w:rPr>
          <w:rFonts w:ascii="Arial" w:hAnsi="Arial" w:cs="Arial"/>
          <w:lang w:val="cs-CZ"/>
        </w:rPr>
        <w:lastRenderedPageBreak/>
        <w:t>9</w:t>
      </w:r>
      <w:r w:rsidR="00F07C89" w:rsidRPr="00BE3988">
        <w:rPr>
          <w:rFonts w:ascii="Arial" w:hAnsi="Arial" w:cs="Arial"/>
          <w:lang w:val="cs-CZ"/>
        </w:rPr>
        <w:t xml:space="preserve">. </w:t>
      </w:r>
      <w:r w:rsidR="00060C47" w:rsidRPr="00BE3988">
        <w:rPr>
          <w:rFonts w:ascii="Arial" w:hAnsi="Arial" w:cs="Arial"/>
          <w:lang w:val="cs-CZ"/>
        </w:rPr>
        <w:t>Vstupní podmínky pro kandidáty</w:t>
      </w:r>
      <w:bookmarkEnd w:id="23"/>
    </w:p>
    <w:p w14:paraId="6225862C" w14:textId="77777777" w:rsidR="00F07C89" w:rsidRPr="008D1554" w:rsidRDefault="00F07C89" w:rsidP="00F07C89">
      <w:pPr>
        <w:tabs>
          <w:tab w:val="left" w:pos="709"/>
          <w:tab w:val="left" w:pos="9072"/>
        </w:tabs>
        <w:ind w:left="284"/>
        <w:rPr>
          <w:rFonts w:ascii="Arial" w:hAnsi="Arial" w:cs="Arial"/>
          <w:b/>
          <w:lang w:val="cs-CZ"/>
        </w:rPr>
      </w:pPr>
    </w:p>
    <w:p w14:paraId="2D441A78" w14:textId="3C7C87FE" w:rsidR="003D23EB" w:rsidRPr="008D1554" w:rsidRDefault="002F4272" w:rsidP="002F4272">
      <w:pPr>
        <w:ind w:firstLine="142"/>
        <w:rPr>
          <w:rFonts w:ascii="Arial" w:hAnsi="Arial" w:cs="Arial"/>
          <w:b/>
          <w:lang w:val="cs-CZ"/>
        </w:rPr>
      </w:pPr>
      <w:r w:rsidRPr="008D1554">
        <w:rPr>
          <w:rFonts w:ascii="Arial" w:hAnsi="Arial" w:cs="Arial"/>
          <w:lang w:val="cs-CZ"/>
        </w:rPr>
        <w:t xml:space="preserve">  </w:t>
      </w:r>
      <w:r w:rsidR="00623D46">
        <w:rPr>
          <w:rFonts w:ascii="Arial" w:hAnsi="Arial" w:cs="Arial"/>
          <w:lang w:val="cs-CZ"/>
        </w:rPr>
        <w:t>9</w:t>
      </w:r>
      <w:r w:rsidR="00F07C89" w:rsidRPr="008D1554">
        <w:rPr>
          <w:rFonts w:ascii="Arial" w:hAnsi="Arial" w:cs="Arial"/>
          <w:lang w:val="cs-CZ"/>
        </w:rPr>
        <w:t>.1</w:t>
      </w:r>
      <w:r w:rsidR="00F07C89" w:rsidRPr="008D1554">
        <w:rPr>
          <w:rFonts w:ascii="Arial" w:hAnsi="Arial" w:cs="Arial"/>
          <w:lang w:val="cs-CZ"/>
        </w:rPr>
        <w:tab/>
      </w:r>
      <w:r w:rsidRPr="008D1554">
        <w:rPr>
          <w:rFonts w:ascii="Arial" w:hAnsi="Arial" w:cs="Arial"/>
          <w:lang w:val="cs-CZ"/>
        </w:rPr>
        <w:t xml:space="preserve"> </w:t>
      </w:r>
      <w:r w:rsidR="00BC5ABC" w:rsidRPr="008D1554">
        <w:rPr>
          <w:rFonts w:ascii="Arial" w:hAnsi="Arial" w:cs="Arial"/>
          <w:b/>
          <w:lang w:val="cs-CZ"/>
        </w:rPr>
        <w:t xml:space="preserve">Potenciální možnosti vstupu </w:t>
      </w:r>
      <w:r w:rsidR="00EA439C" w:rsidRPr="008D1554">
        <w:rPr>
          <w:rFonts w:ascii="Arial" w:hAnsi="Arial" w:cs="Arial"/>
          <w:b/>
          <w:lang w:val="cs-CZ"/>
        </w:rPr>
        <w:t>(</w:t>
      </w:r>
      <w:r w:rsidR="00115D63" w:rsidRPr="008D1554">
        <w:rPr>
          <w:rFonts w:ascii="Arial" w:hAnsi="Arial" w:cs="Arial"/>
          <w:b/>
          <w:lang w:val="cs-CZ"/>
        </w:rPr>
        <w:t>trasy</w:t>
      </w:r>
      <w:r w:rsidR="00EA439C" w:rsidRPr="008D1554">
        <w:rPr>
          <w:rFonts w:ascii="Arial" w:hAnsi="Arial" w:cs="Arial"/>
          <w:b/>
          <w:lang w:val="cs-CZ"/>
        </w:rPr>
        <w:t xml:space="preserve">) </w:t>
      </w:r>
      <w:r w:rsidR="00BC5ABC" w:rsidRPr="008D1554">
        <w:rPr>
          <w:rFonts w:ascii="Arial" w:hAnsi="Arial" w:cs="Arial"/>
          <w:b/>
          <w:lang w:val="cs-CZ"/>
        </w:rPr>
        <w:t xml:space="preserve">do certifikačního schématu </w:t>
      </w:r>
      <w:proofErr w:type="spellStart"/>
      <w:r w:rsidR="003D23EB" w:rsidRPr="008D1554">
        <w:rPr>
          <w:rFonts w:ascii="Arial" w:hAnsi="Arial" w:cs="Arial"/>
          <w:b/>
          <w:lang w:val="cs-CZ"/>
        </w:rPr>
        <w:t>VETcert</w:t>
      </w:r>
      <w:proofErr w:type="spellEnd"/>
      <w:r w:rsidR="006670B6" w:rsidRPr="008D1554">
        <w:rPr>
          <w:rFonts w:ascii="Arial" w:hAnsi="Arial" w:cs="Arial"/>
          <w:b/>
          <w:lang w:val="cs-CZ"/>
        </w:rPr>
        <w:t>:</w:t>
      </w:r>
    </w:p>
    <w:p w14:paraId="37E3FD13" w14:textId="4070A6AE" w:rsidR="006670B6" w:rsidRPr="008D1554" w:rsidRDefault="006670B6" w:rsidP="00197E50">
      <w:pPr>
        <w:ind w:firstLine="708"/>
        <w:rPr>
          <w:rFonts w:ascii="Arial" w:hAnsi="Arial" w:cs="Arial"/>
          <w:b/>
          <w:lang w:val="cs-CZ"/>
        </w:rPr>
      </w:pPr>
    </w:p>
    <w:p w14:paraId="3CB746D0" w14:textId="32472500" w:rsidR="006670B6" w:rsidRPr="008D1554" w:rsidRDefault="00623D46" w:rsidP="00E075D0">
      <w:pPr>
        <w:ind w:firstLine="708"/>
        <w:rPr>
          <w:rFonts w:ascii="Arial" w:hAnsi="Arial" w:cs="Arial"/>
          <w:lang w:val="cs-CZ"/>
        </w:rPr>
      </w:pPr>
      <w:r>
        <w:rPr>
          <w:rFonts w:ascii="Arial" w:hAnsi="Arial" w:cs="Arial"/>
          <w:lang w:val="cs-CZ"/>
        </w:rPr>
        <w:t>9</w:t>
      </w:r>
      <w:r w:rsidR="002F4272" w:rsidRPr="008D1554">
        <w:rPr>
          <w:rFonts w:ascii="Arial" w:hAnsi="Arial" w:cs="Arial"/>
          <w:lang w:val="cs-CZ"/>
        </w:rPr>
        <w:t>.1.1</w:t>
      </w:r>
      <w:r w:rsidR="002F4272" w:rsidRPr="008D1554">
        <w:rPr>
          <w:rFonts w:ascii="Arial" w:hAnsi="Arial" w:cs="Arial"/>
          <w:lang w:val="cs-CZ"/>
        </w:rPr>
        <w:tab/>
      </w:r>
      <w:r w:rsidR="00BC5ABC" w:rsidRPr="008D1554">
        <w:rPr>
          <w:rFonts w:ascii="Arial" w:hAnsi="Arial" w:cs="Arial"/>
          <w:b/>
          <w:iCs/>
          <w:lang w:val="cs-CZ"/>
        </w:rPr>
        <w:t>Úroveň</w:t>
      </w:r>
      <w:r w:rsidR="006670B6" w:rsidRPr="008D1554">
        <w:rPr>
          <w:rFonts w:ascii="Arial" w:hAnsi="Arial" w:cs="Arial"/>
          <w:b/>
          <w:iCs/>
          <w:lang w:val="cs-CZ"/>
        </w:rPr>
        <w:t xml:space="preserve"> </w:t>
      </w:r>
      <w:r w:rsidR="00BC5ABC" w:rsidRPr="008D1554">
        <w:rPr>
          <w:rFonts w:ascii="Arial" w:hAnsi="Arial" w:cs="Arial"/>
          <w:b/>
          <w:iCs/>
          <w:lang w:val="cs-CZ"/>
        </w:rPr>
        <w:t>Praktik</w:t>
      </w:r>
      <w:r w:rsidR="006670B6" w:rsidRPr="00E344EC">
        <w:rPr>
          <w:rFonts w:ascii="Arial" w:hAnsi="Arial" w:cs="Arial"/>
          <w:b/>
          <w:bCs/>
          <w:iCs/>
          <w:lang w:val="cs-CZ"/>
        </w:rPr>
        <w:t>:</w:t>
      </w:r>
      <w:r w:rsidR="006670B6" w:rsidRPr="008D1554">
        <w:rPr>
          <w:rFonts w:ascii="Arial" w:hAnsi="Arial" w:cs="Arial"/>
          <w:lang w:val="cs-CZ"/>
        </w:rPr>
        <w:t xml:space="preserve"> </w:t>
      </w:r>
    </w:p>
    <w:p w14:paraId="6F56F27C" w14:textId="75A16EFD" w:rsidR="006670B6" w:rsidRPr="008D1554" w:rsidRDefault="006670B6" w:rsidP="00197E50">
      <w:pPr>
        <w:ind w:firstLine="708"/>
        <w:rPr>
          <w:rFonts w:ascii="Arial" w:hAnsi="Arial" w:cs="Arial"/>
          <w:lang w:val="cs-CZ"/>
        </w:rPr>
      </w:pP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156"/>
        <w:gridCol w:w="8841"/>
      </w:tblGrid>
      <w:tr w:rsidR="0048045B" w:rsidRPr="008D1554" w14:paraId="7109A77D" w14:textId="77777777" w:rsidTr="0012091D">
        <w:tc>
          <w:tcPr>
            <w:tcW w:w="578" w:type="pct"/>
            <w:vAlign w:val="center"/>
          </w:tcPr>
          <w:p w14:paraId="32D9A0A2" w14:textId="46B8C3D3" w:rsidR="0048045B" w:rsidRPr="008D1554" w:rsidRDefault="00115D63" w:rsidP="00957F16">
            <w:pPr>
              <w:rPr>
                <w:rFonts w:ascii="Arial" w:hAnsi="Arial" w:cs="Arial"/>
                <w:b/>
                <w:sz w:val="22"/>
                <w:lang w:val="cs-CZ"/>
              </w:rPr>
            </w:pPr>
            <w:bookmarkStart w:id="24" w:name="_Hlk13570535"/>
            <w:r w:rsidRPr="008D1554">
              <w:rPr>
                <w:rFonts w:ascii="Arial" w:hAnsi="Arial" w:cs="Arial"/>
                <w:b/>
                <w:sz w:val="22"/>
                <w:lang w:val="cs-CZ"/>
              </w:rPr>
              <w:t>Trasa</w:t>
            </w:r>
            <w:r w:rsidR="002512EB" w:rsidRPr="008D1554">
              <w:rPr>
                <w:rFonts w:ascii="Arial" w:hAnsi="Arial" w:cs="Arial"/>
                <w:b/>
                <w:sz w:val="22"/>
                <w:lang w:val="cs-CZ"/>
              </w:rPr>
              <w:t xml:space="preserve"> č.</w:t>
            </w:r>
          </w:p>
        </w:tc>
        <w:tc>
          <w:tcPr>
            <w:tcW w:w="4422" w:type="pct"/>
            <w:vAlign w:val="center"/>
          </w:tcPr>
          <w:p w14:paraId="61F437B3" w14:textId="568EFF06" w:rsidR="0048045B" w:rsidRPr="008D1554" w:rsidRDefault="002512EB" w:rsidP="000B2304">
            <w:pPr>
              <w:jc w:val="center"/>
              <w:rPr>
                <w:rFonts w:ascii="Arial" w:hAnsi="Arial" w:cs="Arial"/>
                <w:b/>
                <w:sz w:val="22"/>
                <w:lang w:val="cs-CZ"/>
              </w:rPr>
            </w:pPr>
            <w:r w:rsidRPr="008D1554">
              <w:rPr>
                <w:rFonts w:ascii="Arial" w:hAnsi="Arial" w:cs="Arial"/>
                <w:b/>
                <w:sz w:val="22"/>
                <w:lang w:val="cs-CZ"/>
              </w:rPr>
              <w:t>Možnost</w:t>
            </w:r>
            <w:r w:rsidR="006F6020" w:rsidRPr="008D1554">
              <w:rPr>
                <w:rFonts w:ascii="Arial" w:hAnsi="Arial" w:cs="Arial"/>
                <w:b/>
                <w:sz w:val="22"/>
                <w:lang w:val="cs-CZ"/>
              </w:rPr>
              <w:t>i</w:t>
            </w:r>
          </w:p>
        </w:tc>
      </w:tr>
      <w:tr w:rsidR="0048045B" w:rsidRPr="008D1554" w14:paraId="68A056E8" w14:textId="77777777" w:rsidTr="0012091D">
        <w:tc>
          <w:tcPr>
            <w:tcW w:w="578" w:type="pct"/>
            <w:vAlign w:val="center"/>
          </w:tcPr>
          <w:p w14:paraId="1A6B61F8" w14:textId="77777777" w:rsidR="0048045B" w:rsidRPr="008D1554" w:rsidRDefault="0048045B" w:rsidP="009D7A96">
            <w:pPr>
              <w:jc w:val="center"/>
              <w:rPr>
                <w:rFonts w:ascii="Arial" w:hAnsi="Arial" w:cs="Arial"/>
                <w:b/>
                <w:sz w:val="22"/>
                <w:lang w:val="cs-CZ"/>
              </w:rPr>
            </w:pPr>
            <w:r w:rsidRPr="008D1554">
              <w:rPr>
                <w:rFonts w:ascii="Arial" w:hAnsi="Arial" w:cs="Arial"/>
                <w:b/>
                <w:sz w:val="22"/>
                <w:lang w:val="cs-CZ"/>
              </w:rPr>
              <w:t>1</w:t>
            </w:r>
          </w:p>
        </w:tc>
        <w:tc>
          <w:tcPr>
            <w:tcW w:w="4422" w:type="pct"/>
            <w:vAlign w:val="center"/>
          </w:tcPr>
          <w:p w14:paraId="60B246D8" w14:textId="77777777" w:rsidR="000B2304" w:rsidRPr="008D1554" w:rsidRDefault="000B2304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</w:p>
          <w:p w14:paraId="2C200D13" w14:textId="5905ED57" w:rsidR="00431FB7" w:rsidRPr="008D1554" w:rsidRDefault="002E5A59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 xml:space="preserve">Žadatel </w:t>
            </w:r>
            <w:r w:rsidR="00D367CD" w:rsidRPr="008D1554">
              <w:rPr>
                <w:rFonts w:ascii="Arial" w:hAnsi="Arial" w:cs="Arial"/>
                <w:sz w:val="22"/>
                <w:lang w:val="cs-CZ"/>
              </w:rPr>
              <w:t>je držitelem</w:t>
            </w:r>
            <w:r w:rsidR="00623D46">
              <w:rPr>
                <w:rFonts w:ascii="Arial" w:hAnsi="Arial" w:cs="Arial"/>
                <w:sz w:val="22"/>
                <w:lang w:val="cs-CZ"/>
              </w:rPr>
              <w:t xml:space="preserve"> certifikátu EAC </w:t>
            </w:r>
            <w:proofErr w:type="spellStart"/>
            <w:r w:rsidR="00623D46">
              <w:rPr>
                <w:rFonts w:ascii="Arial" w:hAnsi="Arial" w:cs="Arial"/>
                <w:sz w:val="22"/>
                <w:lang w:val="cs-CZ"/>
              </w:rPr>
              <w:t>European</w:t>
            </w:r>
            <w:proofErr w:type="spellEnd"/>
            <w:r w:rsidR="00623D46">
              <w:rPr>
                <w:rFonts w:ascii="Arial" w:hAnsi="Arial" w:cs="Arial"/>
                <w:sz w:val="22"/>
                <w:lang w:val="cs-CZ"/>
              </w:rPr>
              <w:t xml:space="preserve"> </w:t>
            </w:r>
            <w:proofErr w:type="spellStart"/>
            <w:r w:rsidR="00623D46">
              <w:rPr>
                <w:rFonts w:ascii="Arial" w:hAnsi="Arial" w:cs="Arial"/>
                <w:sz w:val="22"/>
                <w:lang w:val="cs-CZ"/>
              </w:rPr>
              <w:t>Tree</w:t>
            </w:r>
            <w:proofErr w:type="spellEnd"/>
            <w:r w:rsidR="00623D46">
              <w:rPr>
                <w:rFonts w:ascii="Arial" w:hAnsi="Arial" w:cs="Arial"/>
                <w:sz w:val="22"/>
                <w:lang w:val="cs-CZ"/>
              </w:rPr>
              <w:t xml:space="preserve"> </w:t>
            </w:r>
            <w:proofErr w:type="spellStart"/>
            <w:r w:rsidR="00623D46">
              <w:rPr>
                <w:rFonts w:ascii="Arial" w:hAnsi="Arial" w:cs="Arial"/>
                <w:sz w:val="22"/>
                <w:lang w:val="cs-CZ"/>
              </w:rPr>
              <w:t>Worker</w:t>
            </w:r>
            <w:proofErr w:type="spellEnd"/>
            <w:r w:rsidR="00623D46">
              <w:rPr>
                <w:rFonts w:ascii="Arial" w:hAnsi="Arial" w:cs="Arial"/>
                <w:sz w:val="22"/>
                <w:lang w:val="cs-CZ"/>
              </w:rPr>
              <w:t xml:space="preserve"> (ETW)</w:t>
            </w:r>
            <w:r w:rsidR="00B670AF">
              <w:rPr>
                <w:rFonts w:ascii="Arial" w:hAnsi="Arial" w:cs="Arial"/>
                <w:sz w:val="22"/>
                <w:lang w:val="cs-CZ"/>
              </w:rPr>
              <w:t xml:space="preserve"> nebo</w:t>
            </w:r>
            <w:r w:rsidRPr="008D1554">
              <w:rPr>
                <w:rFonts w:ascii="Arial" w:hAnsi="Arial" w:cs="Arial"/>
                <w:sz w:val="22"/>
                <w:lang w:val="cs-CZ"/>
              </w:rPr>
              <w:t xml:space="preserve"> arboristické kvalifikace/certifikátu</w:t>
            </w:r>
            <w:r w:rsidR="00431FB7" w:rsidRPr="008D1554">
              <w:rPr>
                <w:rFonts w:ascii="Arial" w:hAnsi="Arial" w:cs="Arial"/>
                <w:sz w:val="22"/>
                <w:lang w:val="cs-CZ"/>
              </w:rPr>
              <w:t xml:space="preserve">, akceptovaného </w:t>
            </w:r>
          </w:p>
          <w:p w14:paraId="249A2ECD" w14:textId="0FDAB3C8" w:rsidR="0048045B" w:rsidRPr="008D1554" w:rsidRDefault="00431FB7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>národním VCC</w:t>
            </w:r>
            <w:r w:rsidR="00C72C36">
              <w:rPr>
                <w:rFonts w:ascii="Arial" w:hAnsi="Arial" w:cs="Arial"/>
                <w:sz w:val="22"/>
                <w:lang w:val="cs-CZ"/>
              </w:rPr>
              <w:t xml:space="preserve"> (</w:t>
            </w:r>
            <w:r w:rsidR="00C72C36" w:rsidRPr="00F4367B">
              <w:rPr>
                <w:rFonts w:ascii="Arial" w:hAnsi="Arial" w:cs="Arial"/>
                <w:sz w:val="22"/>
                <w:lang w:val="cs-CZ"/>
              </w:rPr>
              <w:t>ČCA – Stromolezec, ČCA – Plošinář</w:t>
            </w:r>
            <w:r w:rsidR="00C72C36">
              <w:rPr>
                <w:rFonts w:ascii="Arial" w:hAnsi="Arial" w:cs="Arial"/>
                <w:sz w:val="22"/>
                <w:lang w:val="cs-CZ"/>
              </w:rPr>
              <w:t>)</w:t>
            </w:r>
            <w:r w:rsidR="0048045B" w:rsidRPr="008D1554">
              <w:rPr>
                <w:rFonts w:ascii="Arial" w:hAnsi="Arial" w:cs="Arial"/>
                <w:sz w:val="22"/>
                <w:lang w:val="cs-CZ"/>
              </w:rPr>
              <w:t>.</w:t>
            </w:r>
          </w:p>
          <w:p w14:paraId="4A0241CB" w14:textId="77777777" w:rsidR="0048045B" w:rsidRPr="008D1554" w:rsidRDefault="0048045B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>PLUS</w:t>
            </w:r>
          </w:p>
          <w:p w14:paraId="53A2E1FC" w14:textId="0CB82D6B" w:rsidR="0048045B" w:rsidRPr="008D1554" w:rsidRDefault="0084735B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>Národního osvědčení pro práci s motorovou pilou a práci ve výškách</w:t>
            </w:r>
            <w:r w:rsidR="0014748F" w:rsidRPr="008D1554">
              <w:rPr>
                <w:rFonts w:ascii="Arial" w:hAnsi="Arial" w:cs="Arial"/>
                <w:sz w:val="22"/>
                <w:lang w:val="cs-CZ"/>
              </w:rPr>
              <w:t>, případně práci s</w:t>
            </w:r>
            <w:r w:rsidR="00EF47B4" w:rsidRPr="008D1554">
              <w:rPr>
                <w:rFonts w:ascii="Arial" w:hAnsi="Arial" w:cs="Arial"/>
                <w:sz w:val="22"/>
                <w:lang w:val="cs-CZ"/>
              </w:rPr>
              <w:t> </w:t>
            </w:r>
            <w:r w:rsidR="0014748F" w:rsidRPr="008D1554">
              <w:rPr>
                <w:rFonts w:ascii="Arial" w:hAnsi="Arial" w:cs="Arial"/>
                <w:sz w:val="22"/>
                <w:lang w:val="cs-CZ"/>
              </w:rPr>
              <w:t>vysokozdvižnou plošinou</w:t>
            </w:r>
            <w:r w:rsidR="0048045B" w:rsidRPr="008D1554">
              <w:rPr>
                <w:rFonts w:ascii="Arial" w:hAnsi="Arial" w:cs="Arial"/>
                <w:sz w:val="22"/>
                <w:lang w:val="cs-CZ"/>
              </w:rPr>
              <w:t>.</w:t>
            </w:r>
          </w:p>
          <w:p w14:paraId="2AC46733" w14:textId="77777777" w:rsidR="0048045B" w:rsidRPr="008D1554" w:rsidRDefault="0048045B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>PLUS</w:t>
            </w:r>
          </w:p>
          <w:p w14:paraId="7098D169" w14:textId="58C46FC4" w:rsidR="0048045B" w:rsidRPr="008D1554" w:rsidRDefault="004E3623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>Prokáže m</w:t>
            </w:r>
            <w:r w:rsidR="0014748F" w:rsidRPr="008D1554">
              <w:rPr>
                <w:rFonts w:ascii="Arial" w:hAnsi="Arial" w:cs="Arial"/>
                <w:sz w:val="22"/>
                <w:lang w:val="cs-CZ"/>
              </w:rPr>
              <w:t>inimálně pět let</w:t>
            </w:r>
            <w:r w:rsidR="0048045B" w:rsidRPr="008D1554">
              <w:rPr>
                <w:rFonts w:ascii="Arial" w:hAnsi="Arial" w:cs="Arial"/>
                <w:sz w:val="22"/>
                <w:lang w:val="cs-CZ"/>
              </w:rPr>
              <w:t xml:space="preserve"> </w:t>
            </w:r>
            <w:r w:rsidR="00661CCD" w:rsidRPr="008D1554">
              <w:rPr>
                <w:rFonts w:ascii="Arial" w:hAnsi="Arial" w:cs="Arial"/>
                <w:sz w:val="22"/>
                <w:lang w:val="cs-CZ"/>
              </w:rPr>
              <w:t>relevantní pracovní zkušenosti</w:t>
            </w:r>
            <w:r w:rsidR="0048045B" w:rsidRPr="008D1554">
              <w:rPr>
                <w:rFonts w:ascii="Arial" w:hAnsi="Arial" w:cs="Arial"/>
                <w:sz w:val="22"/>
                <w:lang w:val="cs-CZ"/>
              </w:rPr>
              <w:t>.</w:t>
            </w:r>
          </w:p>
          <w:p w14:paraId="4BB7E386" w14:textId="17DC1185" w:rsidR="000B2304" w:rsidRPr="008D1554" w:rsidRDefault="000B2304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</w:p>
        </w:tc>
      </w:tr>
      <w:tr w:rsidR="0048045B" w:rsidRPr="008D1554" w14:paraId="50FEB42E" w14:textId="77777777" w:rsidTr="0012091D">
        <w:tc>
          <w:tcPr>
            <w:tcW w:w="578" w:type="pct"/>
            <w:vAlign w:val="center"/>
          </w:tcPr>
          <w:p w14:paraId="6A32EA34" w14:textId="77777777" w:rsidR="0048045B" w:rsidRPr="008D1554" w:rsidRDefault="0048045B" w:rsidP="009D7A96">
            <w:pPr>
              <w:jc w:val="center"/>
              <w:rPr>
                <w:rFonts w:ascii="Arial" w:hAnsi="Arial" w:cs="Arial"/>
                <w:b/>
                <w:sz w:val="22"/>
                <w:lang w:val="cs-CZ"/>
              </w:rPr>
            </w:pPr>
            <w:r w:rsidRPr="008D1554">
              <w:rPr>
                <w:rFonts w:ascii="Arial" w:hAnsi="Arial" w:cs="Arial"/>
                <w:b/>
                <w:sz w:val="22"/>
                <w:lang w:val="cs-CZ"/>
              </w:rPr>
              <w:t>2</w:t>
            </w:r>
          </w:p>
        </w:tc>
        <w:tc>
          <w:tcPr>
            <w:tcW w:w="4422" w:type="pct"/>
            <w:vAlign w:val="center"/>
          </w:tcPr>
          <w:p w14:paraId="62904382" w14:textId="77777777" w:rsidR="000B2304" w:rsidRPr="008D1554" w:rsidRDefault="000B2304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</w:p>
          <w:p w14:paraId="3E4FCA9F" w14:textId="3A876158" w:rsidR="0048045B" w:rsidRPr="00F4367B" w:rsidRDefault="0023466F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 xml:space="preserve">Žadatel je schopen prokázat znalosti a zkušenosti na </w:t>
            </w:r>
            <w:r w:rsidR="006F6020" w:rsidRPr="008D1554">
              <w:rPr>
                <w:rFonts w:ascii="Arial" w:hAnsi="Arial" w:cs="Arial"/>
                <w:sz w:val="22"/>
                <w:lang w:val="cs-CZ"/>
              </w:rPr>
              <w:t>úrovni odpovídající výše uvedené</w:t>
            </w:r>
            <w:r w:rsidR="00B670AF">
              <w:rPr>
                <w:rFonts w:ascii="Arial" w:hAnsi="Arial" w:cs="Arial"/>
                <w:sz w:val="22"/>
                <w:lang w:val="cs-CZ"/>
              </w:rPr>
              <w:t xml:space="preserve"> certifikaci ETW nebo</w:t>
            </w:r>
            <w:r w:rsidR="006F6020" w:rsidRPr="008D1554">
              <w:rPr>
                <w:rFonts w:ascii="Arial" w:hAnsi="Arial" w:cs="Arial"/>
                <w:sz w:val="22"/>
                <w:lang w:val="cs-CZ"/>
              </w:rPr>
              <w:t xml:space="preserve"> arboristické kvalifikaci/</w:t>
            </w:r>
            <w:r w:rsidR="006F6020" w:rsidRPr="00F4367B">
              <w:rPr>
                <w:rFonts w:ascii="Arial" w:hAnsi="Arial" w:cs="Arial"/>
                <w:sz w:val="22"/>
                <w:lang w:val="cs-CZ"/>
              </w:rPr>
              <w:t>certifikátu</w:t>
            </w:r>
            <w:r w:rsidR="00C72C36" w:rsidRPr="00F4367B">
              <w:rPr>
                <w:rFonts w:ascii="Arial" w:hAnsi="Arial" w:cs="Arial"/>
                <w:sz w:val="22"/>
                <w:lang w:val="cs-CZ"/>
              </w:rPr>
              <w:t xml:space="preserve"> (ČCA – Stromolezec, ČCA – Plošinář)</w:t>
            </w:r>
            <w:r w:rsidR="0048045B" w:rsidRPr="00F4367B">
              <w:rPr>
                <w:rFonts w:ascii="Arial" w:hAnsi="Arial" w:cs="Arial"/>
                <w:sz w:val="22"/>
                <w:lang w:val="cs-CZ"/>
              </w:rPr>
              <w:t>.</w:t>
            </w:r>
          </w:p>
          <w:p w14:paraId="161D07A9" w14:textId="77777777" w:rsidR="0048045B" w:rsidRPr="00F4367B" w:rsidRDefault="0048045B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F4367B">
              <w:rPr>
                <w:rFonts w:ascii="Arial" w:hAnsi="Arial" w:cs="Arial"/>
                <w:sz w:val="22"/>
                <w:lang w:val="cs-CZ"/>
              </w:rPr>
              <w:t>PLUS</w:t>
            </w:r>
          </w:p>
          <w:p w14:paraId="2FD95D80" w14:textId="4CF0A363" w:rsidR="00AE7001" w:rsidRPr="008D1554" w:rsidRDefault="00AE7001" w:rsidP="00AA3043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>Národního osvědčení pro práci s motorovou pilou a práci ve výškách, případně práci s vysokozdvižnou plošinou.</w:t>
            </w:r>
          </w:p>
          <w:p w14:paraId="40E4C5F3" w14:textId="77777777" w:rsidR="00AE7001" w:rsidRPr="008D1554" w:rsidRDefault="00AE7001" w:rsidP="00AA3043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>PLUS</w:t>
            </w:r>
          </w:p>
          <w:p w14:paraId="256CAB3C" w14:textId="3F968978" w:rsidR="0048045B" w:rsidRPr="008D1554" w:rsidRDefault="004E3623" w:rsidP="0023466F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8D1554">
              <w:rPr>
                <w:rFonts w:ascii="Arial" w:hAnsi="Arial" w:cs="Arial"/>
                <w:sz w:val="22"/>
                <w:lang w:val="cs-CZ"/>
              </w:rPr>
              <w:t>Prokáže minimálně</w:t>
            </w:r>
            <w:r w:rsidR="00AE7001" w:rsidRPr="008D1554">
              <w:rPr>
                <w:rFonts w:ascii="Arial" w:hAnsi="Arial" w:cs="Arial"/>
                <w:sz w:val="22"/>
                <w:lang w:val="cs-CZ"/>
              </w:rPr>
              <w:t xml:space="preserve"> pět let relevantní pracovní zkušenosti.</w:t>
            </w:r>
          </w:p>
          <w:p w14:paraId="2F43A431" w14:textId="537AB488" w:rsidR="000B2304" w:rsidRPr="008D1554" w:rsidRDefault="000B2304" w:rsidP="000B2304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</w:p>
        </w:tc>
      </w:tr>
      <w:bookmarkEnd w:id="24"/>
    </w:tbl>
    <w:p w14:paraId="49F6D8F9" w14:textId="1DEEAF30" w:rsidR="00E344EC" w:rsidRDefault="00E344EC" w:rsidP="0012091D">
      <w:pPr>
        <w:tabs>
          <w:tab w:val="left" w:pos="480"/>
        </w:tabs>
        <w:suppressAutoHyphens/>
        <w:spacing w:line="360" w:lineRule="auto"/>
        <w:ind w:left="851" w:right="3" w:hanging="142"/>
        <w:rPr>
          <w:rFonts w:ascii="Arial" w:hAnsi="Arial" w:cs="Arial"/>
          <w:lang w:val="cs-CZ"/>
        </w:rPr>
      </w:pPr>
    </w:p>
    <w:p w14:paraId="1B3416FF" w14:textId="0FA0EFB9" w:rsidR="00531407" w:rsidRDefault="00B670AF" w:rsidP="00E344EC">
      <w:pPr>
        <w:tabs>
          <w:tab w:val="left" w:pos="480"/>
        </w:tabs>
        <w:suppressAutoHyphens/>
        <w:ind w:left="851" w:right="6" w:hanging="142"/>
        <w:rPr>
          <w:rFonts w:ascii="Arial" w:hAnsi="Arial" w:cs="Arial"/>
          <w:u w:val="single"/>
          <w:lang w:val="cs-CZ"/>
        </w:rPr>
      </w:pPr>
      <w:r>
        <w:rPr>
          <w:rFonts w:ascii="Arial" w:hAnsi="Arial" w:cs="Arial"/>
          <w:lang w:val="cs-CZ"/>
        </w:rPr>
        <w:t>9</w:t>
      </w:r>
      <w:r w:rsidR="002F4272" w:rsidRPr="008D1554">
        <w:rPr>
          <w:rFonts w:ascii="Arial" w:hAnsi="Arial" w:cs="Arial"/>
          <w:lang w:val="cs-CZ"/>
        </w:rPr>
        <w:t>.</w:t>
      </w:r>
      <w:r w:rsidR="00C051F1" w:rsidRPr="008D1554">
        <w:rPr>
          <w:rFonts w:ascii="Arial" w:hAnsi="Arial" w:cs="Arial"/>
          <w:lang w:val="cs-CZ"/>
        </w:rPr>
        <w:t xml:space="preserve">1.2 </w:t>
      </w:r>
      <w:r w:rsidR="006F6020" w:rsidRPr="008D1554">
        <w:rPr>
          <w:rFonts w:ascii="Arial" w:hAnsi="Arial" w:cs="Arial"/>
          <w:b/>
          <w:lang w:val="cs-CZ"/>
        </w:rPr>
        <w:t>Úroveň Konzultant</w:t>
      </w:r>
      <w:r w:rsidR="00E344EC">
        <w:rPr>
          <w:rFonts w:ascii="Arial" w:hAnsi="Arial" w:cs="Arial"/>
          <w:b/>
          <w:lang w:val="cs-CZ"/>
        </w:rPr>
        <w:t>:</w:t>
      </w:r>
    </w:p>
    <w:p w14:paraId="668BA9F5" w14:textId="77777777" w:rsidR="00E344EC" w:rsidRPr="00E344EC" w:rsidRDefault="00E344EC" w:rsidP="00E344EC">
      <w:pPr>
        <w:tabs>
          <w:tab w:val="left" w:pos="480"/>
        </w:tabs>
        <w:suppressAutoHyphens/>
        <w:spacing w:line="360" w:lineRule="auto"/>
        <w:ind w:right="3"/>
        <w:rPr>
          <w:rFonts w:ascii="Arial" w:hAnsi="Arial" w:cs="Arial"/>
          <w:u w:val="single"/>
          <w:lang w:val="cs-CZ"/>
        </w:rPr>
      </w:pP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204"/>
        <w:gridCol w:w="8793"/>
      </w:tblGrid>
      <w:tr w:rsidR="00C051F1" w:rsidRPr="008D1554" w14:paraId="75858DD8" w14:textId="77777777" w:rsidTr="00F67B9E">
        <w:tc>
          <w:tcPr>
            <w:tcW w:w="602" w:type="pct"/>
            <w:vAlign w:val="center"/>
          </w:tcPr>
          <w:p w14:paraId="1D67DBC7" w14:textId="0124E162" w:rsidR="00C051F1" w:rsidRPr="008D1554" w:rsidRDefault="00115D63" w:rsidP="00F67B9E">
            <w:pPr>
              <w:rPr>
                <w:rFonts w:ascii="Arial" w:hAnsi="Arial" w:cs="Arial"/>
                <w:b/>
                <w:sz w:val="22"/>
                <w:lang w:val="cs-CZ"/>
              </w:rPr>
            </w:pPr>
            <w:bookmarkStart w:id="25" w:name="_Hlk18415022"/>
            <w:r w:rsidRPr="008D1554">
              <w:rPr>
                <w:rFonts w:ascii="Arial" w:hAnsi="Arial" w:cs="Arial"/>
                <w:b/>
                <w:sz w:val="22"/>
                <w:lang w:val="cs-CZ"/>
              </w:rPr>
              <w:t>Trasa</w:t>
            </w:r>
            <w:r w:rsidR="006F6020" w:rsidRPr="008D1554">
              <w:rPr>
                <w:rFonts w:ascii="Arial" w:hAnsi="Arial" w:cs="Arial"/>
                <w:b/>
                <w:sz w:val="22"/>
                <w:lang w:val="cs-CZ"/>
              </w:rPr>
              <w:t xml:space="preserve"> č.</w:t>
            </w:r>
          </w:p>
        </w:tc>
        <w:tc>
          <w:tcPr>
            <w:tcW w:w="4398" w:type="pct"/>
            <w:vAlign w:val="center"/>
          </w:tcPr>
          <w:p w14:paraId="34672F12" w14:textId="5BF163D0" w:rsidR="00C051F1" w:rsidRPr="008D1554" w:rsidRDefault="006F6020" w:rsidP="00F67B9E">
            <w:pPr>
              <w:jc w:val="center"/>
              <w:rPr>
                <w:rFonts w:ascii="Arial" w:hAnsi="Arial" w:cs="Arial"/>
                <w:b/>
                <w:sz w:val="22"/>
                <w:lang w:val="cs-CZ"/>
              </w:rPr>
            </w:pPr>
            <w:r w:rsidRPr="008D1554">
              <w:rPr>
                <w:rFonts w:ascii="Arial" w:hAnsi="Arial" w:cs="Arial"/>
                <w:b/>
                <w:sz w:val="22"/>
                <w:lang w:val="cs-CZ"/>
              </w:rPr>
              <w:t>Možnosti</w:t>
            </w:r>
          </w:p>
        </w:tc>
      </w:tr>
      <w:tr w:rsidR="00C051F1" w:rsidRPr="008D1554" w14:paraId="24EDFF5E" w14:textId="77777777" w:rsidTr="00F67B9E">
        <w:tc>
          <w:tcPr>
            <w:tcW w:w="602" w:type="pct"/>
            <w:vAlign w:val="center"/>
          </w:tcPr>
          <w:p w14:paraId="1F9F7C2D" w14:textId="77777777" w:rsidR="00C051F1" w:rsidRPr="008D1554" w:rsidRDefault="00C051F1" w:rsidP="00F67B9E">
            <w:pPr>
              <w:jc w:val="center"/>
              <w:rPr>
                <w:rFonts w:ascii="Arial" w:hAnsi="Arial" w:cs="Arial"/>
                <w:b/>
                <w:sz w:val="22"/>
                <w:lang w:val="cs-CZ"/>
              </w:rPr>
            </w:pPr>
            <w:r w:rsidRPr="008D1554">
              <w:rPr>
                <w:rFonts w:ascii="Arial" w:hAnsi="Arial" w:cs="Arial"/>
                <w:b/>
                <w:sz w:val="22"/>
                <w:lang w:val="cs-CZ"/>
              </w:rPr>
              <w:t>1</w:t>
            </w:r>
          </w:p>
        </w:tc>
        <w:tc>
          <w:tcPr>
            <w:tcW w:w="4398" w:type="pct"/>
            <w:vAlign w:val="center"/>
          </w:tcPr>
          <w:p w14:paraId="446B829E" w14:textId="77777777" w:rsidR="00C051F1" w:rsidRPr="00F4367B" w:rsidRDefault="00C051F1" w:rsidP="00F67B9E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</w:p>
          <w:p w14:paraId="7D83C022" w14:textId="7723D725" w:rsidR="00667AB7" w:rsidRPr="00F4367B" w:rsidRDefault="00667AB7" w:rsidP="00AA3043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F4367B">
              <w:rPr>
                <w:rFonts w:ascii="Arial" w:hAnsi="Arial" w:cs="Arial"/>
                <w:sz w:val="22"/>
                <w:lang w:val="cs-CZ"/>
              </w:rPr>
              <w:t xml:space="preserve">Žadatel </w:t>
            </w:r>
            <w:r w:rsidR="00D367CD" w:rsidRPr="00F4367B">
              <w:rPr>
                <w:rFonts w:ascii="Arial" w:hAnsi="Arial" w:cs="Arial"/>
                <w:sz w:val="22"/>
                <w:lang w:val="cs-CZ"/>
              </w:rPr>
              <w:t>je držitelem</w:t>
            </w:r>
            <w:r w:rsidRPr="00F4367B">
              <w:rPr>
                <w:rFonts w:ascii="Arial" w:hAnsi="Arial" w:cs="Arial"/>
                <w:sz w:val="22"/>
                <w:lang w:val="cs-CZ"/>
              </w:rPr>
              <w:t xml:space="preserve"> </w:t>
            </w:r>
            <w:r w:rsidR="00B670AF" w:rsidRPr="00F4367B">
              <w:rPr>
                <w:rFonts w:ascii="Arial" w:hAnsi="Arial" w:cs="Arial"/>
                <w:sz w:val="22"/>
                <w:lang w:val="cs-CZ"/>
              </w:rPr>
              <w:t xml:space="preserve">certifikátu EAC </w:t>
            </w:r>
            <w:proofErr w:type="spellStart"/>
            <w:r w:rsidR="00B670AF" w:rsidRPr="00F4367B">
              <w:rPr>
                <w:rFonts w:ascii="Arial" w:hAnsi="Arial" w:cs="Arial"/>
                <w:sz w:val="22"/>
                <w:lang w:val="cs-CZ"/>
              </w:rPr>
              <w:t>European</w:t>
            </w:r>
            <w:proofErr w:type="spellEnd"/>
            <w:r w:rsidR="00B670AF" w:rsidRPr="00F4367B">
              <w:rPr>
                <w:rFonts w:ascii="Arial" w:hAnsi="Arial" w:cs="Arial"/>
                <w:sz w:val="22"/>
                <w:lang w:val="cs-CZ"/>
              </w:rPr>
              <w:t xml:space="preserve"> </w:t>
            </w:r>
            <w:proofErr w:type="spellStart"/>
            <w:r w:rsidR="00B670AF" w:rsidRPr="00F4367B">
              <w:rPr>
                <w:rFonts w:ascii="Arial" w:hAnsi="Arial" w:cs="Arial"/>
                <w:sz w:val="22"/>
                <w:lang w:val="cs-CZ"/>
              </w:rPr>
              <w:t>Tree</w:t>
            </w:r>
            <w:proofErr w:type="spellEnd"/>
            <w:r w:rsidR="00B670AF" w:rsidRPr="00F4367B">
              <w:rPr>
                <w:rFonts w:ascii="Arial" w:hAnsi="Arial" w:cs="Arial"/>
                <w:sz w:val="22"/>
                <w:lang w:val="cs-CZ"/>
              </w:rPr>
              <w:t xml:space="preserve"> </w:t>
            </w:r>
            <w:proofErr w:type="spellStart"/>
            <w:r w:rsidR="00B670AF" w:rsidRPr="00F4367B">
              <w:rPr>
                <w:rFonts w:ascii="Arial" w:hAnsi="Arial" w:cs="Arial"/>
                <w:sz w:val="22"/>
                <w:lang w:val="cs-CZ"/>
              </w:rPr>
              <w:t>Technician</w:t>
            </w:r>
            <w:proofErr w:type="spellEnd"/>
            <w:r w:rsidR="00B670AF" w:rsidRPr="00F4367B">
              <w:rPr>
                <w:rFonts w:ascii="Arial" w:hAnsi="Arial" w:cs="Arial"/>
                <w:sz w:val="22"/>
                <w:lang w:val="cs-CZ"/>
              </w:rPr>
              <w:t xml:space="preserve"> (ETT)</w:t>
            </w:r>
            <w:r w:rsidR="00975ACB" w:rsidRPr="00F4367B">
              <w:rPr>
                <w:rFonts w:ascii="Arial" w:hAnsi="Arial" w:cs="Arial"/>
                <w:sz w:val="22"/>
                <w:lang w:val="cs-CZ"/>
              </w:rPr>
              <w:t xml:space="preserve"> nebo</w:t>
            </w:r>
            <w:r w:rsidR="00B670AF" w:rsidRPr="00F4367B">
              <w:rPr>
                <w:rFonts w:ascii="Arial" w:hAnsi="Arial" w:cs="Arial"/>
                <w:sz w:val="22"/>
                <w:lang w:val="cs-CZ"/>
              </w:rPr>
              <w:t xml:space="preserve"> </w:t>
            </w:r>
            <w:r w:rsidRPr="00F4367B">
              <w:rPr>
                <w:rFonts w:ascii="Arial" w:hAnsi="Arial" w:cs="Arial"/>
                <w:sz w:val="22"/>
                <w:lang w:val="cs-CZ"/>
              </w:rPr>
              <w:t xml:space="preserve">arboristické kvalifikace/certifikátu, akceptovaného </w:t>
            </w:r>
          </w:p>
          <w:p w14:paraId="4D74E3B5" w14:textId="7CBF5026" w:rsidR="00F10080" w:rsidRPr="00F4367B" w:rsidRDefault="00667AB7" w:rsidP="00667AB7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F4367B">
              <w:rPr>
                <w:rFonts w:ascii="Arial" w:hAnsi="Arial" w:cs="Arial"/>
                <w:sz w:val="22"/>
                <w:lang w:val="cs-CZ"/>
              </w:rPr>
              <w:t>národním VCC</w:t>
            </w:r>
            <w:r w:rsidR="000365E0" w:rsidRPr="00F4367B">
              <w:rPr>
                <w:rFonts w:ascii="Arial" w:hAnsi="Arial" w:cs="Arial"/>
                <w:sz w:val="22"/>
                <w:lang w:val="cs-CZ"/>
              </w:rPr>
              <w:t xml:space="preserve"> (ČCA – Konzultant).</w:t>
            </w:r>
          </w:p>
          <w:p w14:paraId="185080A1" w14:textId="77777777" w:rsidR="00F10080" w:rsidRPr="00F4367B" w:rsidRDefault="00F10080" w:rsidP="00F10080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F4367B">
              <w:rPr>
                <w:rFonts w:ascii="Arial" w:hAnsi="Arial" w:cs="Arial"/>
                <w:sz w:val="22"/>
                <w:lang w:val="cs-CZ"/>
              </w:rPr>
              <w:t>PLUS</w:t>
            </w:r>
          </w:p>
          <w:p w14:paraId="46A5E43D" w14:textId="3806C47B" w:rsidR="00C051F1" w:rsidRPr="00F4367B" w:rsidRDefault="004E3623" w:rsidP="00F10080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F4367B">
              <w:rPr>
                <w:rFonts w:ascii="Arial" w:hAnsi="Arial" w:cs="Arial"/>
                <w:sz w:val="22"/>
                <w:lang w:val="cs-CZ"/>
              </w:rPr>
              <w:t xml:space="preserve">Prokáže minimálně pět let relevantní pracovní zkušenosti, z čehož 3 roky </w:t>
            </w:r>
            <w:r w:rsidR="00AD63AA" w:rsidRPr="00F4367B">
              <w:rPr>
                <w:rFonts w:ascii="Arial" w:hAnsi="Arial" w:cs="Arial"/>
                <w:sz w:val="22"/>
                <w:lang w:val="cs-CZ"/>
              </w:rPr>
              <w:t>v oblasti konzultačních služeb v arboristice</w:t>
            </w:r>
            <w:r w:rsidR="00F10080" w:rsidRPr="00F4367B">
              <w:rPr>
                <w:rFonts w:ascii="Arial" w:hAnsi="Arial" w:cs="Arial"/>
                <w:sz w:val="22"/>
                <w:lang w:val="cs-CZ"/>
              </w:rPr>
              <w:t>.</w:t>
            </w:r>
          </w:p>
          <w:p w14:paraId="69EF85D4" w14:textId="3862F035" w:rsidR="00531407" w:rsidRPr="00F4367B" w:rsidRDefault="00531407" w:rsidP="00F10080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</w:p>
        </w:tc>
      </w:tr>
      <w:tr w:rsidR="00C051F1" w:rsidRPr="008D1554" w14:paraId="7119D105" w14:textId="77777777" w:rsidTr="00F67B9E">
        <w:tc>
          <w:tcPr>
            <w:tcW w:w="602" w:type="pct"/>
            <w:vAlign w:val="center"/>
          </w:tcPr>
          <w:p w14:paraId="596A7B75" w14:textId="77777777" w:rsidR="00C051F1" w:rsidRPr="008D1554" w:rsidRDefault="00C051F1" w:rsidP="00F67B9E">
            <w:pPr>
              <w:jc w:val="center"/>
              <w:rPr>
                <w:rFonts w:ascii="Arial" w:hAnsi="Arial" w:cs="Arial"/>
                <w:b/>
                <w:sz w:val="22"/>
                <w:lang w:val="cs-CZ"/>
              </w:rPr>
            </w:pPr>
            <w:r w:rsidRPr="008D1554">
              <w:rPr>
                <w:rFonts w:ascii="Arial" w:hAnsi="Arial" w:cs="Arial"/>
                <w:b/>
                <w:sz w:val="22"/>
                <w:lang w:val="cs-CZ"/>
              </w:rPr>
              <w:t>2</w:t>
            </w:r>
          </w:p>
        </w:tc>
        <w:tc>
          <w:tcPr>
            <w:tcW w:w="4398" w:type="pct"/>
            <w:vAlign w:val="center"/>
          </w:tcPr>
          <w:p w14:paraId="650F2E30" w14:textId="77777777" w:rsidR="00C051F1" w:rsidRPr="00F4367B" w:rsidRDefault="00C051F1" w:rsidP="00F67B9E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</w:p>
          <w:p w14:paraId="36DE3DD2" w14:textId="4049CEEF" w:rsidR="007715E0" w:rsidRPr="00F4367B" w:rsidRDefault="00576B37" w:rsidP="00576B37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F4367B">
              <w:rPr>
                <w:rFonts w:ascii="Arial" w:hAnsi="Arial" w:cs="Arial"/>
                <w:sz w:val="22"/>
                <w:lang w:val="cs-CZ"/>
              </w:rPr>
              <w:t xml:space="preserve">Žadatel je schopen prokázat znalosti a zkušenosti na úrovni odpovídající výše uvedené </w:t>
            </w:r>
            <w:r w:rsidR="000F10F3" w:rsidRPr="00F4367B">
              <w:rPr>
                <w:rFonts w:ascii="Arial" w:hAnsi="Arial" w:cs="Arial"/>
                <w:sz w:val="22"/>
                <w:lang w:val="cs-CZ"/>
              </w:rPr>
              <w:t xml:space="preserve">certifikaci ETT nebo </w:t>
            </w:r>
            <w:r w:rsidRPr="00F4367B">
              <w:rPr>
                <w:rFonts w:ascii="Arial" w:hAnsi="Arial" w:cs="Arial"/>
                <w:sz w:val="22"/>
                <w:lang w:val="cs-CZ"/>
              </w:rPr>
              <w:t>arboristické kvalifikaci/certifikátu</w:t>
            </w:r>
            <w:r w:rsidR="000365E0" w:rsidRPr="00F4367B">
              <w:rPr>
                <w:rFonts w:ascii="Arial" w:hAnsi="Arial" w:cs="Arial"/>
                <w:sz w:val="22"/>
                <w:lang w:val="cs-CZ"/>
              </w:rPr>
              <w:t xml:space="preserve"> (ČCA – Konzultant)</w:t>
            </w:r>
            <w:r w:rsidRPr="00F4367B">
              <w:rPr>
                <w:rFonts w:ascii="Arial" w:hAnsi="Arial" w:cs="Arial"/>
                <w:sz w:val="22"/>
                <w:lang w:val="cs-CZ"/>
              </w:rPr>
              <w:t>.</w:t>
            </w:r>
          </w:p>
          <w:p w14:paraId="06F6847F" w14:textId="77777777" w:rsidR="007715E0" w:rsidRPr="00F4367B" w:rsidRDefault="007715E0" w:rsidP="007715E0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F4367B">
              <w:rPr>
                <w:rFonts w:ascii="Arial" w:hAnsi="Arial" w:cs="Arial"/>
                <w:sz w:val="22"/>
                <w:lang w:val="cs-CZ"/>
              </w:rPr>
              <w:t>PLUS</w:t>
            </w:r>
          </w:p>
          <w:p w14:paraId="00A64275" w14:textId="7C14B6F8" w:rsidR="00C051F1" w:rsidRPr="00F4367B" w:rsidRDefault="00AD63AA" w:rsidP="007715E0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  <w:r w:rsidRPr="00F4367B">
              <w:rPr>
                <w:rFonts w:ascii="Arial" w:hAnsi="Arial" w:cs="Arial"/>
                <w:sz w:val="22"/>
                <w:lang w:val="cs-CZ"/>
              </w:rPr>
              <w:t>Prokáže minimálně deset let relevantní pracovní zkušenosti, z čehož 5 let v oblasti konzultačních služeb v arboristice.</w:t>
            </w:r>
          </w:p>
          <w:p w14:paraId="0550354F" w14:textId="77777777" w:rsidR="00C051F1" w:rsidRPr="00F4367B" w:rsidRDefault="00C051F1" w:rsidP="00F67B9E">
            <w:pPr>
              <w:jc w:val="center"/>
              <w:rPr>
                <w:rFonts w:ascii="Arial" w:hAnsi="Arial" w:cs="Arial"/>
                <w:sz w:val="22"/>
                <w:lang w:val="cs-CZ"/>
              </w:rPr>
            </w:pPr>
          </w:p>
        </w:tc>
      </w:tr>
    </w:tbl>
    <w:bookmarkEnd w:id="25"/>
    <w:p w14:paraId="5C34893B" w14:textId="398F9C93" w:rsidR="00B111B8" w:rsidRPr="008D1554" w:rsidRDefault="004718B8" w:rsidP="00B111B8">
      <w:pPr>
        <w:spacing w:line="360" w:lineRule="auto"/>
        <w:ind w:left="851" w:right="3" w:hanging="567"/>
        <w:rPr>
          <w:rFonts w:ascii="Arial" w:hAnsi="Arial" w:cs="Arial"/>
          <w:lang w:val="cs-CZ"/>
        </w:rPr>
      </w:pPr>
      <w:r>
        <w:rPr>
          <w:rFonts w:ascii="Arial" w:hAnsi="Arial" w:cs="Arial"/>
          <w:lang w:val="cs-CZ"/>
        </w:rPr>
        <w:lastRenderedPageBreak/>
        <w:t>9</w:t>
      </w:r>
      <w:r w:rsidR="00F07C89" w:rsidRPr="008D1554">
        <w:rPr>
          <w:rFonts w:ascii="Arial" w:hAnsi="Arial" w:cs="Arial"/>
          <w:lang w:val="cs-CZ"/>
        </w:rPr>
        <w:t>.2</w:t>
      </w:r>
      <w:r w:rsidR="00F07C89" w:rsidRPr="008D1554">
        <w:rPr>
          <w:rFonts w:ascii="Arial" w:hAnsi="Arial" w:cs="Arial"/>
          <w:lang w:val="cs-CZ"/>
        </w:rPr>
        <w:tab/>
      </w:r>
      <w:r w:rsidR="00B111B8" w:rsidRPr="008D1554">
        <w:rPr>
          <w:rFonts w:ascii="Arial" w:hAnsi="Arial" w:cs="Arial"/>
          <w:lang w:val="cs-CZ"/>
        </w:rPr>
        <w:t>Odchylky od standardní</w:t>
      </w:r>
      <w:r w:rsidR="00E344EC">
        <w:rPr>
          <w:rFonts w:ascii="Arial" w:hAnsi="Arial" w:cs="Arial"/>
          <w:lang w:val="cs-CZ"/>
        </w:rPr>
        <w:t>ho vstupu</w:t>
      </w:r>
      <w:r w:rsidR="00B111B8" w:rsidRPr="008D1554">
        <w:rPr>
          <w:rFonts w:ascii="Arial" w:hAnsi="Arial" w:cs="Arial"/>
          <w:lang w:val="cs-CZ"/>
        </w:rPr>
        <w:t xml:space="preserve"> pro způsobilost ke zkoušce (viz výše) lze zvážit, pokud je uchazeč schopen prokázat předložením osvědčení nebo jiným způsobem, že má potřebné znalosti, dovednosti a zkušenosti, aby byl způsobilý pro </w:t>
      </w:r>
      <w:r w:rsidR="00646A62" w:rsidRPr="008D1554">
        <w:rPr>
          <w:rFonts w:ascii="Arial" w:hAnsi="Arial" w:cs="Arial"/>
          <w:lang w:val="cs-CZ"/>
        </w:rPr>
        <w:t>účast na zkoušce</w:t>
      </w:r>
      <w:r w:rsidR="00B111B8" w:rsidRPr="008D1554">
        <w:rPr>
          <w:rFonts w:ascii="Arial" w:hAnsi="Arial" w:cs="Arial"/>
          <w:lang w:val="cs-CZ"/>
        </w:rPr>
        <w:t>.</w:t>
      </w:r>
    </w:p>
    <w:p w14:paraId="4F1F67A2" w14:textId="3C8FB395" w:rsidR="00F07C89" w:rsidRPr="008D1554" w:rsidRDefault="004718B8" w:rsidP="004718B8">
      <w:pPr>
        <w:spacing w:line="360" w:lineRule="auto"/>
        <w:ind w:left="851" w:right="3" w:hanging="567"/>
        <w:rPr>
          <w:rFonts w:ascii="Arial" w:hAnsi="Arial" w:cs="Arial"/>
          <w:lang w:val="cs-CZ"/>
        </w:rPr>
      </w:pPr>
      <w:r>
        <w:rPr>
          <w:rFonts w:ascii="Arial" w:hAnsi="Arial" w:cs="Arial"/>
          <w:lang w:val="cs-CZ"/>
        </w:rPr>
        <w:t>9.3</w:t>
      </w:r>
      <w:r>
        <w:rPr>
          <w:rFonts w:ascii="Arial" w:hAnsi="Arial" w:cs="Arial"/>
          <w:lang w:val="cs-CZ"/>
        </w:rPr>
        <w:tab/>
      </w:r>
      <w:r w:rsidR="00B111B8" w:rsidRPr="008D1554">
        <w:rPr>
          <w:rFonts w:ascii="Arial" w:hAnsi="Arial" w:cs="Arial"/>
          <w:lang w:val="cs-CZ"/>
        </w:rPr>
        <w:t>VCC odpovídá za kontrolu, zda uchazeči splňují vstupní podmínky.</w:t>
      </w:r>
    </w:p>
    <w:p w14:paraId="1DEE23EF" w14:textId="77777777" w:rsidR="00177059" w:rsidRPr="008D1554" w:rsidRDefault="00177059" w:rsidP="00F07C89">
      <w:pPr>
        <w:tabs>
          <w:tab w:val="left" w:pos="709"/>
          <w:tab w:val="left" w:pos="9072"/>
        </w:tabs>
        <w:spacing w:line="360" w:lineRule="auto"/>
        <w:ind w:left="851" w:hanging="567"/>
        <w:rPr>
          <w:rFonts w:ascii="Arial" w:hAnsi="Arial" w:cs="Arial"/>
          <w:b/>
          <w:lang w:val="cs-CZ"/>
        </w:rPr>
      </w:pPr>
    </w:p>
    <w:p w14:paraId="2A2E4175" w14:textId="21555386" w:rsidR="00F07C89" w:rsidRPr="00BE3988" w:rsidRDefault="004718B8" w:rsidP="00BE3988">
      <w:pPr>
        <w:pStyle w:val="Nadpis1"/>
        <w:numPr>
          <w:ilvl w:val="0"/>
          <w:numId w:val="0"/>
        </w:numPr>
        <w:ind w:left="360"/>
        <w:jc w:val="center"/>
        <w:rPr>
          <w:rFonts w:ascii="Arial" w:hAnsi="Arial" w:cs="Arial"/>
          <w:lang w:val="cs-CZ"/>
        </w:rPr>
      </w:pPr>
      <w:bookmarkStart w:id="26" w:name="_Toc20841802"/>
      <w:r w:rsidRPr="00BE3988">
        <w:rPr>
          <w:rFonts w:ascii="Arial" w:hAnsi="Arial" w:cs="Arial"/>
          <w:lang w:val="cs-CZ"/>
        </w:rPr>
        <w:t>10</w:t>
      </w:r>
      <w:r w:rsidR="00F07C89" w:rsidRPr="00BE3988">
        <w:rPr>
          <w:rFonts w:ascii="Arial" w:hAnsi="Arial" w:cs="Arial"/>
          <w:lang w:val="cs-CZ"/>
        </w:rPr>
        <w:t>. Stru</w:t>
      </w:r>
      <w:r w:rsidR="00646A62" w:rsidRPr="00BE3988">
        <w:rPr>
          <w:rFonts w:ascii="Arial" w:hAnsi="Arial" w:cs="Arial"/>
          <w:lang w:val="cs-CZ"/>
        </w:rPr>
        <w:t>k</w:t>
      </w:r>
      <w:r w:rsidR="00F07C89" w:rsidRPr="00BE3988">
        <w:rPr>
          <w:rFonts w:ascii="Arial" w:hAnsi="Arial" w:cs="Arial"/>
          <w:lang w:val="cs-CZ"/>
        </w:rPr>
        <w:t>tur</w:t>
      </w:r>
      <w:r w:rsidR="00646A62" w:rsidRPr="00BE3988">
        <w:rPr>
          <w:rFonts w:ascii="Arial" w:hAnsi="Arial" w:cs="Arial"/>
          <w:lang w:val="cs-CZ"/>
        </w:rPr>
        <w:t>a</w:t>
      </w:r>
      <w:r w:rsidR="00F07C89" w:rsidRPr="00BE3988">
        <w:rPr>
          <w:rFonts w:ascii="Arial" w:hAnsi="Arial" w:cs="Arial"/>
          <w:lang w:val="cs-CZ"/>
        </w:rPr>
        <w:t xml:space="preserve"> a </w:t>
      </w:r>
      <w:r w:rsidR="00646A62" w:rsidRPr="00BE3988">
        <w:rPr>
          <w:rFonts w:ascii="Arial" w:hAnsi="Arial" w:cs="Arial"/>
          <w:lang w:val="cs-CZ"/>
        </w:rPr>
        <w:t>obsah</w:t>
      </w:r>
      <w:r w:rsidR="00F07C89" w:rsidRPr="00BE3988">
        <w:rPr>
          <w:rFonts w:ascii="Arial" w:hAnsi="Arial" w:cs="Arial"/>
          <w:lang w:val="cs-CZ"/>
        </w:rPr>
        <w:t xml:space="preserve"> </w:t>
      </w:r>
      <w:r w:rsidR="00646A62" w:rsidRPr="00BE3988">
        <w:rPr>
          <w:rFonts w:ascii="Arial" w:hAnsi="Arial" w:cs="Arial"/>
          <w:lang w:val="cs-CZ"/>
        </w:rPr>
        <w:t>certifikační zkoušky</w:t>
      </w:r>
      <w:bookmarkEnd w:id="26"/>
    </w:p>
    <w:p w14:paraId="3AD84653" w14:textId="77777777" w:rsidR="00F07C89" w:rsidRPr="008D1554" w:rsidRDefault="00F07C89" w:rsidP="00BE3988">
      <w:pPr>
        <w:tabs>
          <w:tab w:val="left" w:pos="709"/>
          <w:tab w:val="left" w:pos="9072"/>
        </w:tabs>
        <w:rPr>
          <w:rFonts w:ascii="Arial" w:hAnsi="Arial" w:cs="Arial"/>
          <w:b/>
          <w:lang w:val="cs-CZ"/>
        </w:rPr>
      </w:pPr>
    </w:p>
    <w:p w14:paraId="160EA064" w14:textId="54BE020C" w:rsidR="00F07C89" w:rsidRPr="008D1554" w:rsidRDefault="00DC507B" w:rsidP="00F07C89">
      <w:pPr>
        <w:spacing w:line="360" w:lineRule="auto"/>
        <w:ind w:left="993" w:right="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Zkouška je strukturovaná do následujících sekcí</w:t>
      </w:r>
      <w:r w:rsidR="00F07C89" w:rsidRPr="008D1554">
        <w:rPr>
          <w:rFonts w:ascii="Arial" w:hAnsi="Arial" w:cs="Arial"/>
          <w:lang w:val="cs-CZ"/>
        </w:rPr>
        <w:t>:</w:t>
      </w:r>
    </w:p>
    <w:p w14:paraId="7801875C" w14:textId="61FF4ED7" w:rsidR="007938B4" w:rsidRPr="008D1554" w:rsidRDefault="007938B4" w:rsidP="00F07C89">
      <w:pPr>
        <w:spacing w:line="360" w:lineRule="auto"/>
        <w:ind w:left="993" w:right="3" w:hanging="709"/>
        <w:rPr>
          <w:rFonts w:ascii="Arial" w:hAnsi="Arial" w:cs="Arial"/>
          <w:lang w:val="cs-CZ"/>
        </w:rPr>
      </w:pPr>
    </w:p>
    <w:p w14:paraId="0C65DC59" w14:textId="77777777" w:rsidR="004718B8" w:rsidRPr="004718B8" w:rsidRDefault="00DC507B" w:rsidP="004718B8">
      <w:pPr>
        <w:pStyle w:val="Odstavecseseznamem"/>
        <w:numPr>
          <w:ilvl w:val="1"/>
          <w:numId w:val="23"/>
        </w:numPr>
        <w:spacing w:line="360" w:lineRule="auto"/>
        <w:ind w:right="3"/>
        <w:rPr>
          <w:rFonts w:ascii="Arial" w:hAnsi="Arial" w:cs="Arial"/>
          <w:sz w:val="24"/>
          <w:szCs w:val="24"/>
          <w:lang w:val="cs-CZ"/>
        </w:rPr>
      </w:pPr>
      <w:bookmarkStart w:id="27" w:name="_Hlk13571169"/>
      <w:r w:rsidRPr="004718B8">
        <w:rPr>
          <w:rFonts w:ascii="Arial" w:hAnsi="Arial" w:cs="Arial"/>
          <w:b/>
          <w:sz w:val="24"/>
          <w:szCs w:val="24"/>
          <w:lang w:val="cs-CZ"/>
        </w:rPr>
        <w:t>Úroveň Praktik</w:t>
      </w:r>
      <w:r w:rsidR="001A0019" w:rsidRPr="004718B8">
        <w:rPr>
          <w:rFonts w:ascii="Arial" w:hAnsi="Arial" w:cs="Arial"/>
          <w:b/>
          <w:sz w:val="24"/>
          <w:szCs w:val="24"/>
          <w:lang w:val="cs-CZ"/>
        </w:rPr>
        <w:t>:</w:t>
      </w:r>
    </w:p>
    <w:p w14:paraId="11173DBF" w14:textId="703C8270" w:rsidR="00F07C89" w:rsidRPr="004718B8" w:rsidRDefault="00DC507B" w:rsidP="004718B8">
      <w:pPr>
        <w:pStyle w:val="Odstavecseseznamem"/>
        <w:numPr>
          <w:ilvl w:val="2"/>
          <w:numId w:val="23"/>
        </w:numPr>
        <w:spacing w:line="360" w:lineRule="auto"/>
        <w:ind w:right="3"/>
        <w:rPr>
          <w:rFonts w:ascii="Arial" w:hAnsi="Arial" w:cs="Arial"/>
          <w:sz w:val="24"/>
          <w:szCs w:val="24"/>
          <w:lang w:val="cs-CZ"/>
        </w:rPr>
      </w:pPr>
      <w:r w:rsidRPr="004718B8">
        <w:rPr>
          <w:rFonts w:ascii="Arial" w:hAnsi="Arial" w:cs="Arial"/>
          <w:sz w:val="24"/>
          <w:szCs w:val="24"/>
          <w:lang w:val="cs-CZ"/>
        </w:rPr>
        <w:t>Písemná zkouška</w:t>
      </w:r>
      <w:r w:rsidR="007E195F" w:rsidRPr="004718B8">
        <w:rPr>
          <w:rFonts w:ascii="Arial" w:hAnsi="Arial" w:cs="Arial"/>
          <w:sz w:val="24"/>
          <w:szCs w:val="24"/>
          <w:lang w:val="cs-CZ"/>
        </w:rPr>
        <w:t xml:space="preserve"> </w:t>
      </w:r>
      <w:r w:rsidR="00070B2D" w:rsidRPr="004718B8">
        <w:rPr>
          <w:rFonts w:ascii="Arial" w:hAnsi="Arial" w:cs="Arial"/>
          <w:sz w:val="24"/>
          <w:szCs w:val="24"/>
          <w:lang w:val="cs-CZ"/>
        </w:rPr>
        <w:t>(testové otázky)</w:t>
      </w:r>
    </w:p>
    <w:p w14:paraId="0EEA7FA1" w14:textId="5B08D188" w:rsidR="00F07C89" w:rsidRPr="00BE3988" w:rsidRDefault="00070B2D" w:rsidP="00BE3988">
      <w:pPr>
        <w:pStyle w:val="Odstavecseseznamem"/>
        <w:numPr>
          <w:ilvl w:val="2"/>
          <w:numId w:val="23"/>
        </w:numPr>
        <w:tabs>
          <w:tab w:val="left" w:pos="720"/>
        </w:tabs>
        <w:suppressAutoHyphens/>
        <w:spacing w:before="240" w:line="360" w:lineRule="auto"/>
        <w:ind w:right="3"/>
        <w:textAlignment w:val="baseline"/>
        <w:rPr>
          <w:rFonts w:ascii="Arial" w:hAnsi="Arial" w:cs="Arial"/>
          <w:sz w:val="24"/>
          <w:szCs w:val="24"/>
          <w:lang w:val="cs-CZ"/>
        </w:rPr>
      </w:pPr>
      <w:r w:rsidRPr="004718B8">
        <w:rPr>
          <w:rFonts w:ascii="Arial" w:hAnsi="Arial" w:cs="Arial"/>
          <w:sz w:val="24"/>
          <w:szCs w:val="24"/>
          <w:lang w:val="cs-CZ"/>
        </w:rPr>
        <w:t xml:space="preserve">Venkovní </w:t>
      </w:r>
      <w:r w:rsidR="00DC507B" w:rsidRPr="004718B8">
        <w:rPr>
          <w:rFonts w:ascii="Arial" w:hAnsi="Arial" w:cs="Arial"/>
          <w:sz w:val="24"/>
          <w:szCs w:val="24"/>
          <w:lang w:val="cs-CZ"/>
        </w:rPr>
        <w:t>demonstrac</w:t>
      </w:r>
      <w:r w:rsidR="007E195F" w:rsidRPr="004718B8">
        <w:rPr>
          <w:rFonts w:ascii="Arial" w:hAnsi="Arial" w:cs="Arial"/>
          <w:sz w:val="24"/>
          <w:szCs w:val="24"/>
          <w:lang w:val="cs-CZ"/>
        </w:rPr>
        <w:t>e</w:t>
      </w:r>
    </w:p>
    <w:bookmarkEnd w:id="27"/>
    <w:p w14:paraId="778A08D9" w14:textId="77777777" w:rsidR="00F07C89" w:rsidRPr="004718B8" w:rsidRDefault="00F07C89" w:rsidP="00F07C89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b/>
          <w:lang w:val="cs-CZ"/>
        </w:rPr>
      </w:pPr>
    </w:p>
    <w:p w14:paraId="65186FB6" w14:textId="77777777" w:rsidR="004718B8" w:rsidRPr="004718B8" w:rsidRDefault="00DC507B" w:rsidP="004718B8">
      <w:pPr>
        <w:pStyle w:val="Odstavecseseznamem"/>
        <w:numPr>
          <w:ilvl w:val="1"/>
          <w:numId w:val="23"/>
        </w:numPr>
        <w:spacing w:line="360" w:lineRule="auto"/>
        <w:ind w:right="3"/>
        <w:rPr>
          <w:rFonts w:ascii="Arial" w:hAnsi="Arial" w:cs="Arial"/>
          <w:sz w:val="24"/>
          <w:szCs w:val="24"/>
          <w:lang w:val="cs-CZ"/>
        </w:rPr>
      </w:pPr>
      <w:r w:rsidRPr="004718B8">
        <w:rPr>
          <w:rFonts w:ascii="Arial" w:hAnsi="Arial" w:cs="Arial"/>
          <w:b/>
          <w:sz w:val="24"/>
          <w:szCs w:val="24"/>
          <w:lang w:val="cs-CZ"/>
        </w:rPr>
        <w:t>Úroveň Konzultant</w:t>
      </w:r>
      <w:r w:rsidR="001A0019" w:rsidRPr="004718B8">
        <w:rPr>
          <w:rFonts w:ascii="Arial" w:hAnsi="Arial" w:cs="Arial"/>
          <w:b/>
          <w:sz w:val="24"/>
          <w:szCs w:val="24"/>
          <w:lang w:val="cs-CZ"/>
        </w:rPr>
        <w:t>:</w:t>
      </w:r>
    </w:p>
    <w:p w14:paraId="3BB9AB7F" w14:textId="77777777" w:rsidR="004718B8" w:rsidRPr="004718B8" w:rsidRDefault="00DC507B" w:rsidP="004718B8">
      <w:pPr>
        <w:pStyle w:val="Odstavecseseznamem"/>
        <w:numPr>
          <w:ilvl w:val="2"/>
          <w:numId w:val="23"/>
        </w:numPr>
        <w:spacing w:line="360" w:lineRule="auto"/>
        <w:ind w:right="3"/>
        <w:rPr>
          <w:rFonts w:ascii="Arial" w:hAnsi="Arial" w:cs="Arial"/>
          <w:sz w:val="24"/>
          <w:szCs w:val="24"/>
          <w:lang w:val="cs-CZ"/>
        </w:rPr>
      </w:pPr>
      <w:r w:rsidRPr="004718B8">
        <w:rPr>
          <w:rFonts w:ascii="Arial" w:hAnsi="Arial" w:cs="Arial"/>
          <w:sz w:val="24"/>
          <w:szCs w:val="24"/>
          <w:lang w:val="cs-CZ"/>
        </w:rPr>
        <w:t>Písemná zkouška</w:t>
      </w:r>
      <w:r w:rsidR="00070B2D" w:rsidRPr="004718B8">
        <w:rPr>
          <w:rFonts w:ascii="Arial" w:hAnsi="Arial" w:cs="Arial"/>
          <w:sz w:val="24"/>
          <w:szCs w:val="24"/>
          <w:lang w:val="cs-CZ"/>
        </w:rPr>
        <w:t xml:space="preserve"> (testové otázky)</w:t>
      </w:r>
    </w:p>
    <w:p w14:paraId="77EE2A60" w14:textId="2413A065" w:rsidR="004718B8" w:rsidRPr="004718B8" w:rsidRDefault="00070B2D" w:rsidP="004718B8">
      <w:pPr>
        <w:pStyle w:val="Odstavecseseznamem"/>
        <w:numPr>
          <w:ilvl w:val="2"/>
          <w:numId w:val="23"/>
        </w:numPr>
        <w:spacing w:line="360" w:lineRule="auto"/>
        <w:ind w:right="3"/>
        <w:rPr>
          <w:rFonts w:ascii="Arial" w:hAnsi="Arial" w:cs="Arial"/>
          <w:sz w:val="24"/>
          <w:szCs w:val="24"/>
          <w:lang w:val="cs-CZ"/>
        </w:rPr>
      </w:pPr>
      <w:r w:rsidRPr="004718B8">
        <w:rPr>
          <w:rFonts w:ascii="Arial" w:hAnsi="Arial" w:cs="Arial"/>
          <w:sz w:val="24"/>
          <w:szCs w:val="24"/>
          <w:lang w:val="cs-CZ"/>
        </w:rPr>
        <w:t xml:space="preserve">Venkovní </w:t>
      </w:r>
      <w:r w:rsidR="00DC507B" w:rsidRPr="004718B8">
        <w:rPr>
          <w:rFonts w:ascii="Arial" w:hAnsi="Arial" w:cs="Arial"/>
          <w:sz w:val="24"/>
          <w:szCs w:val="24"/>
          <w:lang w:val="cs-CZ"/>
        </w:rPr>
        <w:t>demonstrace</w:t>
      </w:r>
    </w:p>
    <w:p w14:paraId="03D9E1F8" w14:textId="287A53D0" w:rsidR="001A0019" w:rsidRPr="004718B8" w:rsidRDefault="00757876" w:rsidP="004718B8">
      <w:pPr>
        <w:pStyle w:val="Odstavecseseznamem"/>
        <w:numPr>
          <w:ilvl w:val="2"/>
          <w:numId w:val="23"/>
        </w:numPr>
        <w:spacing w:line="360" w:lineRule="auto"/>
        <w:ind w:right="3"/>
        <w:rPr>
          <w:rFonts w:ascii="Arial" w:hAnsi="Arial" w:cs="Arial"/>
          <w:sz w:val="24"/>
          <w:szCs w:val="24"/>
          <w:lang w:val="cs-CZ"/>
        </w:rPr>
      </w:pPr>
      <w:r w:rsidRPr="004718B8">
        <w:rPr>
          <w:rFonts w:ascii="Arial" w:hAnsi="Arial" w:cs="Arial"/>
          <w:sz w:val="24"/>
          <w:szCs w:val="24"/>
          <w:lang w:val="cs-CZ"/>
        </w:rPr>
        <w:t xml:space="preserve">Zpracování posudku </w:t>
      </w:r>
    </w:p>
    <w:p w14:paraId="058261F3" w14:textId="6133C647" w:rsidR="004B08CA" w:rsidRPr="008D1554" w:rsidRDefault="004B08CA">
      <w:pPr>
        <w:rPr>
          <w:rFonts w:ascii="Arial" w:hAnsi="Arial" w:cs="Arial"/>
          <w:b/>
          <w:lang w:val="cs-CZ"/>
        </w:rPr>
      </w:pPr>
      <w:r w:rsidRPr="008D1554">
        <w:rPr>
          <w:rFonts w:ascii="Arial" w:hAnsi="Arial" w:cs="Arial"/>
          <w:b/>
          <w:lang w:val="cs-CZ"/>
        </w:rPr>
        <w:br w:type="page"/>
      </w:r>
    </w:p>
    <w:p w14:paraId="4608ECE2" w14:textId="2628C523" w:rsidR="002C6B95" w:rsidRPr="008D1554" w:rsidRDefault="00E4248D" w:rsidP="00E4248D">
      <w:pPr>
        <w:tabs>
          <w:tab w:val="left" w:pos="426"/>
        </w:tabs>
        <w:spacing w:line="360" w:lineRule="auto"/>
        <w:ind w:left="1560" w:right="3" w:hanging="852"/>
        <w:rPr>
          <w:rFonts w:ascii="Arial" w:hAnsi="Arial" w:cs="Arial"/>
          <w:b/>
          <w:sz w:val="32"/>
          <w:szCs w:val="32"/>
          <w:lang w:val="cs-CZ"/>
        </w:rPr>
      </w:pPr>
      <w:r>
        <w:rPr>
          <w:rFonts w:ascii="Arial" w:hAnsi="Arial" w:cs="Arial"/>
          <w:b/>
          <w:sz w:val="32"/>
          <w:szCs w:val="32"/>
          <w:lang w:val="cs-CZ"/>
        </w:rPr>
        <w:lastRenderedPageBreak/>
        <w:t>10</w:t>
      </w:r>
      <w:r w:rsidR="00F07C89" w:rsidRPr="008D1554">
        <w:rPr>
          <w:rFonts w:ascii="Arial" w:hAnsi="Arial" w:cs="Arial"/>
          <w:b/>
          <w:sz w:val="32"/>
          <w:szCs w:val="32"/>
          <w:lang w:val="cs-CZ"/>
        </w:rPr>
        <w:t>.</w:t>
      </w:r>
      <w:r>
        <w:rPr>
          <w:rFonts w:ascii="Arial" w:hAnsi="Arial" w:cs="Arial"/>
          <w:b/>
          <w:sz w:val="32"/>
          <w:szCs w:val="32"/>
          <w:lang w:val="cs-CZ"/>
        </w:rPr>
        <w:t>1</w:t>
      </w:r>
      <w:r>
        <w:rPr>
          <w:rFonts w:ascii="Arial" w:hAnsi="Arial" w:cs="Arial"/>
          <w:b/>
          <w:sz w:val="32"/>
          <w:szCs w:val="32"/>
          <w:lang w:val="cs-CZ"/>
        </w:rPr>
        <w:tab/>
      </w:r>
      <w:r w:rsidR="002F099B" w:rsidRPr="008D1554">
        <w:rPr>
          <w:rFonts w:ascii="Arial" w:hAnsi="Arial" w:cs="Arial"/>
          <w:b/>
          <w:sz w:val="32"/>
          <w:szCs w:val="32"/>
          <w:lang w:val="cs-CZ"/>
        </w:rPr>
        <w:t>Úroveň Praktik</w:t>
      </w:r>
    </w:p>
    <w:p w14:paraId="26D3CA94" w14:textId="5B98416C" w:rsidR="00F07C89" w:rsidRPr="008D1554" w:rsidRDefault="00E4248D" w:rsidP="002C6B95">
      <w:pPr>
        <w:tabs>
          <w:tab w:val="left" w:pos="426"/>
        </w:tabs>
        <w:spacing w:line="360" w:lineRule="auto"/>
        <w:ind w:left="1275" w:right="3" w:hanging="567"/>
        <w:rPr>
          <w:rFonts w:ascii="Arial" w:hAnsi="Arial" w:cs="Arial"/>
          <w:szCs w:val="36"/>
          <w:lang w:val="cs-CZ"/>
        </w:rPr>
      </w:pPr>
      <w:bookmarkStart w:id="28" w:name="_Hlk13575731"/>
      <w:r>
        <w:rPr>
          <w:rFonts w:ascii="Arial" w:hAnsi="Arial" w:cs="Arial"/>
          <w:szCs w:val="36"/>
          <w:lang w:val="cs-CZ"/>
        </w:rPr>
        <w:t>10</w:t>
      </w:r>
      <w:r w:rsidR="00190097" w:rsidRPr="008D1554">
        <w:rPr>
          <w:rFonts w:ascii="Arial" w:hAnsi="Arial" w:cs="Arial"/>
          <w:szCs w:val="36"/>
          <w:lang w:val="cs-CZ"/>
        </w:rPr>
        <w:t>.1</w:t>
      </w:r>
      <w:r>
        <w:rPr>
          <w:rFonts w:ascii="Arial" w:hAnsi="Arial" w:cs="Arial"/>
          <w:szCs w:val="36"/>
          <w:lang w:val="cs-CZ"/>
        </w:rPr>
        <w:t>.1</w:t>
      </w:r>
      <w:r w:rsidR="00190097" w:rsidRPr="008D1554">
        <w:rPr>
          <w:rFonts w:ascii="Arial" w:hAnsi="Arial" w:cs="Arial"/>
          <w:szCs w:val="36"/>
          <w:lang w:val="cs-CZ"/>
        </w:rPr>
        <w:t xml:space="preserve"> </w:t>
      </w:r>
      <w:r w:rsidR="001F4F58" w:rsidRPr="008D1554">
        <w:rPr>
          <w:rFonts w:ascii="Arial" w:hAnsi="Arial" w:cs="Arial"/>
          <w:b/>
          <w:szCs w:val="36"/>
          <w:lang w:val="cs-CZ"/>
        </w:rPr>
        <w:t>Písemná zkouška (</w:t>
      </w:r>
      <w:r w:rsidR="00CF7E35">
        <w:rPr>
          <w:rFonts w:ascii="Arial" w:hAnsi="Arial" w:cs="Arial"/>
          <w:b/>
          <w:szCs w:val="36"/>
          <w:lang w:val="cs-CZ"/>
        </w:rPr>
        <w:t>testové otázky</w:t>
      </w:r>
      <w:r w:rsidR="001F4F58" w:rsidRPr="008D1554">
        <w:rPr>
          <w:rFonts w:ascii="Arial" w:hAnsi="Arial" w:cs="Arial"/>
          <w:b/>
          <w:szCs w:val="36"/>
          <w:lang w:val="cs-CZ"/>
        </w:rPr>
        <w:t>)</w:t>
      </w:r>
    </w:p>
    <w:bookmarkEnd w:id="28"/>
    <w:p w14:paraId="67F4FAC6" w14:textId="3004293A" w:rsidR="00E074F3" w:rsidRPr="008D1554" w:rsidRDefault="001F4F58" w:rsidP="00494FB9">
      <w:pPr>
        <w:spacing w:line="360" w:lineRule="auto"/>
        <w:ind w:left="851" w:right="3" w:hanging="143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Informace a pravidla pro kandidáty</w:t>
      </w:r>
      <w:r w:rsidR="00E074F3" w:rsidRPr="008D1554">
        <w:rPr>
          <w:rFonts w:ascii="Arial" w:hAnsi="Arial" w:cs="Arial"/>
          <w:lang w:val="cs-CZ"/>
        </w:rPr>
        <w:t>:</w:t>
      </w:r>
    </w:p>
    <w:p w14:paraId="4E84D998" w14:textId="77777777" w:rsidR="00686455" w:rsidRPr="008D1554" w:rsidRDefault="00686455" w:rsidP="00494FB9">
      <w:pPr>
        <w:spacing w:line="360" w:lineRule="auto"/>
        <w:ind w:left="851" w:right="3" w:hanging="143"/>
        <w:rPr>
          <w:rFonts w:ascii="Arial" w:hAnsi="Arial" w:cs="Arial"/>
          <w:lang w:val="cs-CZ"/>
        </w:rPr>
      </w:pPr>
    </w:p>
    <w:p w14:paraId="4E6FA409" w14:textId="1404D9C8" w:rsidR="00E074F3" w:rsidRPr="00E4248D" w:rsidRDefault="001F4F58" w:rsidP="00CC530F">
      <w:pPr>
        <w:pStyle w:val="Odstavecseseznamem"/>
        <w:numPr>
          <w:ilvl w:val="0"/>
          <w:numId w:val="25"/>
        </w:numPr>
        <w:spacing w:line="360" w:lineRule="auto"/>
        <w:ind w:left="1134" w:right="3"/>
        <w:rPr>
          <w:rFonts w:ascii="Arial" w:hAnsi="Arial" w:cs="Arial"/>
          <w:sz w:val="24"/>
          <w:szCs w:val="24"/>
          <w:lang w:val="cs-CZ"/>
        </w:rPr>
      </w:pPr>
      <w:r w:rsidRPr="00E4248D">
        <w:rPr>
          <w:rFonts w:ascii="Arial" w:hAnsi="Arial" w:cs="Arial"/>
          <w:sz w:val="24"/>
          <w:szCs w:val="24"/>
          <w:lang w:val="cs-CZ"/>
        </w:rPr>
        <w:t xml:space="preserve">Máte </w:t>
      </w:r>
      <w:r w:rsidR="00C91A0F" w:rsidRPr="00E4248D">
        <w:rPr>
          <w:rFonts w:ascii="Arial" w:hAnsi="Arial" w:cs="Arial"/>
          <w:sz w:val="24"/>
          <w:szCs w:val="24"/>
          <w:lang w:val="cs-CZ"/>
        </w:rPr>
        <w:t>12</w:t>
      </w:r>
      <w:r w:rsidR="00BF5171" w:rsidRPr="00E4248D">
        <w:rPr>
          <w:rFonts w:ascii="Arial" w:hAnsi="Arial" w:cs="Arial"/>
          <w:sz w:val="24"/>
          <w:szCs w:val="24"/>
          <w:lang w:val="cs-CZ"/>
        </w:rPr>
        <w:t>0 minut</w:t>
      </w:r>
      <w:r w:rsidR="00E074F3" w:rsidRPr="00E4248D">
        <w:rPr>
          <w:rFonts w:ascii="Arial" w:hAnsi="Arial" w:cs="Arial"/>
          <w:sz w:val="24"/>
          <w:szCs w:val="24"/>
          <w:lang w:val="cs-CZ"/>
        </w:rPr>
        <w:t xml:space="preserve"> </w:t>
      </w:r>
      <w:r w:rsidR="0029104F" w:rsidRPr="00E4248D">
        <w:rPr>
          <w:rFonts w:ascii="Arial" w:hAnsi="Arial" w:cs="Arial"/>
          <w:sz w:val="24"/>
          <w:szCs w:val="24"/>
          <w:lang w:val="cs-CZ"/>
        </w:rPr>
        <w:t xml:space="preserve">na </w:t>
      </w:r>
      <w:r w:rsidR="00CF7E35" w:rsidRPr="00E4248D">
        <w:rPr>
          <w:rFonts w:ascii="Arial" w:hAnsi="Arial" w:cs="Arial"/>
          <w:sz w:val="24"/>
          <w:szCs w:val="24"/>
          <w:lang w:val="cs-CZ"/>
        </w:rPr>
        <w:t>splnění</w:t>
      </w:r>
      <w:r w:rsidR="0029104F" w:rsidRPr="00E4248D">
        <w:rPr>
          <w:rFonts w:ascii="Arial" w:hAnsi="Arial" w:cs="Arial"/>
          <w:sz w:val="24"/>
          <w:szCs w:val="24"/>
          <w:lang w:val="cs-CZ"/>
        </w:rPr>
        <w:t xml:space="preserve"> písemné zkoušky</w:t>
      </w:r>
      <w:r w:rsidR="00E074F3" w:rsidRPr="00E4248D">
        <w:rPr>
          <w:rFonts w:ascii="Arial" w:hAnsi="Arial" w:cs="Arial"/>
          <w:sz w:val="24"/>
          <w:szCs w:val="24"/>
          <w:lang w:val="cs-CZ"/>
        </w:rPr>
        <w:t xml:space="preserve">. </w:t>
      </w:r>
    </w:p>
    <w:p w14:paraId="2BF4D9B1" w14:textId="14D61FF3" w:rsidR="00E074F3" w:rsidRPr="00E4248D" w:rsidRDefault="00F82B40" w:rsidP="00CC530F">
      <w:pPr>
        <w:pStyle w:val="Odstavecseseznamem"/>
        <w:numPr>
          <w:ilvl w:val="0"/>
          <w:numId w:val="25"/>
        </w:numPr>
        <w:spacing w:line="360" w:lineRule="auto"/>
        <w:ind w:left="1134" w:right="3"/>
        <w:rPr>
          <w:rFonts w:ascii="Arial" w:hAnsi="Arial" w:cs="Arial"/>
          <w:sz w:val="24"/>
          <w:szCs w:val="24"/>
          <w:lang w:val="cs-CZ"/>
        </w:rPr>
      </w:pPr>
      <w:r w:rsidRPr="00E4248D">
        <w:rPr>
          <w:rFonts w:ascii="Arial" w:hAnsi="Arial" w:cs="Arial"/>
          <w:sz w:val="24"/>
          <w:szCs w:val="24"/>
          <w:lang w:val="cs-CZ"/>
        </w:rPr>
        <w:t>Písemná zkouška</w:t>
      </w:r>
      <w:r w:rsidR="00CF7E35" w:rsidRPr="00E4248D">
        <w:rPr>
          <w:rFonts w:ascii="Arial" w:hAnsi="Arial" w:cs="Arial"/>
          <w:sz w:val="24"/>
          <w:szCs w:val="24"/>
          <w:lang w:val="cs-CZ"/>
        </w:rPr>
        <w:t xml:space="preserve"> (test)</w:t>
      </w:r>
      <w:r w:rsidRPr="00E4248D">
        <w:rPr>
          <w:rFonts w:ascii="Arial" w:hAnsi="Arial" w:cs="Arial"/>
          <w:sz w:val="24"/>
          <w:szCs w:val="24"/>
          <w:lang w:val="cs-CZ"/>
        </w:rPr>
        <w:t xml:space="preserve"> obsahuje dvě </w:t>
      </w:r>
      <w:r w:rsidR="00167A12" w:rsidRPr="00E4248D">
        <w:rPr>
          <w:rFonts w:ascii="Arial" w:hAnsi="Arial" w:cs="Arial"/>
          <w:sz w:val="24"/>
          <w:szCs w:val="24"/>
          <w:lang w:val="cs-CZ"/>
        </w:rPr>
        <w:t>části</w:t>
      </w:r>
      <w:r w:rsidRPr="00E4248D">
        <w:rPr>
          <w:rFonts w:ascii="Arial" w:hAnsi="Arial" w:cs="Arial"/>
          <w:sz w:val="24"/>
          <w:szCs w:val="24"/>
          <w:lang w:val="cs-CZ"/>
        </w:rPr>
        <w:t>:</w:t>
      </w:r>
      <w:r w:rsidR="00E074F3" w:rsidRPr="00E4248D">
        <w:rPr>
          <w:rFonts w:ascii="Arial" w:hAnsi="Arial" w:cs="Arial"/>
          <w:sz w:val="24"/>
          <w:szCs w:val="24"/>
          <w:lang w:val="cs-CZ"/>
        </w:rPr>
        <w:t xml:space="preserve"> </w:t>
      </w:r>
      <w:r w:rsidR="00167A12" w:rsidRPr="00E4248D">
        <w:rPr>
          <w:rFonts w:ascii="Arial" w:hAnsi="Arial" w:cs="Arial"/>
          <w:sz w:val="24"/>
          <w:szCs w:val="24"/>
          <w:lang w:val="cs-CZ"/>
        </w:rPr>
        <w:t>Část</w:t>
      </w:r>
      <w:r w:rsidR="00E074F3" w:rsidRPr="00E4248D">
        <w:rPr>
          <w:rFonts w:ascii="Arial" w:hAnsi="Arial" w:cs="Arial"/>
          <w:sz w:val="24"/>
          <w:szCs w:val="24"/>
          <w:lang w:val="cs-CZ"/>
        </w:rPr>
        <w:t xml:space="preserve"> A (</w:t>
      </w:r>
      <w:r w:rsidR="00167A12" w:rsidRPr="00E4248D">
        <w:rPr>
          <w:rFonts w:ascii="Arial" w:hAnsi="Arial" w:cs="Arial"/>
          <w:sz w:val="24"/>
          <w:szCs w:val="24"/>
          <w:lang w:val="cs-CZ"/>
        </w:rPr>
        <w:t xml:space="preserve">uzavřené </w:t>
      </w:r>
      <w:r w:rsidRPr="00E4248D">
        <w:rPr>
          <w:rFonts w:ascii="Arial" w:hAnsi="Arial" w:cs="Arial"/>
          <w:sz w:val="24"/>
          <w:szCs w:val="24"/>
          <w:lang w:val="cs-CZ"/>
        </w:rPr>
        <w:t>testové otázky</w:t>
      </w:r>
      <w:r w:rsidR="00E074F3" w:rsidRPr="00E4248D">
        <w:rPr>
          <w:rFonts w:ascii="Arial" w:hAnsi="Arial" w:cs="Arial"/>
          <w:sz w:val="24"/>
          <w:szCs w:val="24"/>
          <w:lang w:val="cs-CZ"/>
        </w:rPr>
        <w:t xml:space="preserve">) a </w:t>
      </w:r>
      <w:r w:rsidR="00167A12" w:rsidRPr="00E4248D">
        <w:rPr>
          <w:rFonts w:ascii="Arial" w:hAnsi="Arial" w:cs="Arial"/>
          <w:sz w:val="24"/>
          <w:szCs w:val="24"/>
          <w:lang w:val="cs-CZ"/>
        </w:rPr>
        <w:t>část</w:t>
      </w:r>
      <w:r w:rsidR="00E074F3" w:rsidRPr="00E4248D">
        <w:rPr>
          <w:rFonts w:ascii="Arial" w:hAnsi="Arial" w:cs="Arial"/>
          <w:sz w:val="24"/>
          <w:szCs w:val="24"/>
          <w:lang w:val="cs-CZ"/>
        </w:rPr>
        <w:t xml:space="preserve"> B (</w:t>
      </w:r>
      <w:r w:rsidRPr="00E4248D">
        <w:rPr>
          <w:rFonts w:ascii="Arial" w:hAnsi="Arial" w:cs="Arial"/>
          <w:sz w:val="24"/>
          <w:szCs w:val="24"/>
          <w:lang w:val="cs-CZ"/>
        </w:rPr>
        <w:t xml:space="preserve">otevřené otázky vyžadující </w:t>
      </w:r>
      <w:r w:rsidR="00167A12" w:rsidRPr="00E4248D">
        <w:rPr>
          <w:rFonts w:ascii="Arial" w:hAnsi="Arial" w:cs="Arial"/>
          <w:sz w:val="24"/>
          <w:szCs w:val="24"/>
          <w:lang w:val="cs-CZ"/>
        </w:rPr>
        <w:t xml:space="preserve">rozepsané </w:t>
      </w:r>
      <w:r w:rsidRPr="00E4248D">
        <w:rPr>
          <w:rFonts w:ascii="Arial" w:hAnsi="Arial" w:cs="Arial"/>
          <w:sz w:val="24"/>
          <w:szCs w:val="24"/>
          <w:lang w:val="cs-CZ"/>
        </w:rPr>
        <w:t>odpovědi</w:t>
      </w:r>
      <w:r w:rsidR="00E074F3" w:rsidRPr="00E4248D">
        <w:rPr>
          <w:rFonts w:ascii="Arial" w:hAnsi="Arial" w:cs="Arial"/>
          <w:sz w:val="24"/>
          <w:szCs w:val="24"/>
          <w:lang w:val="cs-CZ"/>
        </w:rPr>
        <w:t xml:space="preserve">). </w:t>
      </w:r>
    </w:p>
    <w:p w14:paraId="6B502EC5" w14:textId="75946519" w:rsidR="00E074F3" w:rsidRPr="00E4248D" w:rsidRDefault="00F82B40" w:rsidP="00CC530F">
      <w:pPr>
        <w:pStyle w:val="Odstavecseseznamem"/>
        <w:numPr>
          <w:ilvl w:val="0"/>
          <w:numId w:val="25"/>
        </w:numPr>
        <w:spacing w:line="360" w:lineRule="auto"/>
        <w:ind w:left="1134" w:right="3"/>
        <w:rPr>
          <w:rFonts w:ascii="Arial" w:hAnsi="Arial" w:cs="Arial"/>
          <w:sz w:val="24"/>
          <w:szCs w:val="24"/>
          <w:lang w:val="cs-CZ"/>
        </w:rPr>
      </w:pPr>
      <w:r w:rsidRPr="00E4248D">
        <w:rPr>
          <w:rFonts w:ascii="Arial" w:hAnsi="Arial" w:cs="Arial"/>
          <w:sz w:val="24"/>
          <w:szCs w:val="24"/>
          <w:lang w:val="cs-CZ"/>
        </w:rPr>
        <w:t>Měl</w:t>
      </w:r>
      <w:r w:rsidR="00C60B38" w:rsidRPr="00E4248D">
        <w:rPr>
          <w:rFonts w:ascii="Arial" w:hAnsi="Arial" w:cs="Arial"/>
          <w:sz w:val="24"/>
          <w:szCs w:val="24"/>
          <w:lang w:val="cs-CZ"/>
        </w:rPr>
        <w:t xml:space="preserve">i byste se pokusit zodpovědět všechny otázky. </w:t>
      </w:r>
    </w:p>
    <w:p w14:paraId="7E1F22BD" w14:textId="58F75648" w:rsidR="00E074F3" w:rsidRPr="00E4248D" w:rsidRDefault="00C60B38" w:rsidP="00CC530F">
      <w:pPr>
        <w:pStyle w:val="Odstavecseseznamem"/>
        <w:numPr>
          <w:ilvl w:val="0"/>
          <w:numId w:val="25"/>
        </w:numPr>
        <w:spacing w:line="360" w:lineRule="auto"/>
        <w:ind w:left="1134" w:right="3"/>
        <w:rPr>
          <w:rFonts w:ascii="Arial" w:hAnsi="Arial" w:cs="Arial"/>
          <w:sz w:val="24"/>
          <w:szCs w:val="24"/>
          <w:lang w:val="cs-CZ"/>
        </w:rPr>
      </w:pPr>
      <w:r w:rsidRPr="00E4248D">
        <w:rPr>
          <w:rFonts w:ascii="Arial" w:hAnsi="Arial" w:cs="Arial"/>
          <w:sz w:val="24"/>
          <w:szCs w:val="24"/>
          <w:lang w:val="cs-CZ"/>
        </w:rPr>
        <w:t xml:space="preserve">Prosím, nekonzultujte nic s ostatními kandidáty. </w:t>
      </w:r>
    </w:p>
    <w:p w14:paraId="0B84B183" w14:textId="23B5FF12" w:rsidR="00E074F3" w:rsidRPr="00E4248D" w:rsidRDefault="00C60B38" w:rsidP="00CC530F">
      <w:pPr>
        <w:pStyle w:val="Odstavecseseznamem"/>
        <w:numPr>
          <w:ilvl w:val="0"/>
          <w:numId w:val="25"/>
        </w:numPr>
        <w:spacing w:line="360" w:lineRule="auto"/>
        <w:ind w:left="1134" w:right="3"/>
        <w:rPr>
          <w:rFonts w:ascii="Arial" w:hAnsi="Arial" w:cs="Arial"/>
          <w:sz w:val="24"/>
          <w:szCs w:val="24"/>
          <w:lang w:val="cs-CZ"/>
        </w:rPr>
      </w:pPr>
      <w:r w:rsidRPr="00E4248D">
        <w:rPr>
          <w:rFonts w:ascii="Arial" w:hAnsi="Arial" w:cs="Arial"/>
          <w:sz w:val="24"/>
          <w:szCs w:val="24"/>
          <w:lang w:val="cs-CZ"/>
        </w:rPr>
        <w:t>Využívání technologických pomůcek (telefon, kamera apod.) není dovoleno</w:t>
      </w:r>
      <w:r w:rsidR="00E074F3" w:rsidRPr="00E4248D">
        <w:rPr>
          <w:rFonts w:ascii="Arial" w:hAnsi="Arial" w:cs="Arial"/>
          <w:sz w:val="24"/>
          <w:szCs w:val="24"/>
          <w:lang w:val="cs-CZ"/>
        </w:rPr>
        <w:t>.</w:t>
      </w:r>
    </w:p>
    <w:p w14:paraId="2C652D33" w14:textId="3C457E6F" w:rsidR="00F07C89" w:rsidRPr="008D1554" w:rsidRDefault="00F07C89" w:rsidP="00817440">
      <w:pPr>
        <w:spacing w:line="360" w:lineRule="auto"/>
        <w:ind w:left="851" w:right="3" w:hanging="567"/>
        <w:rPr>
          <w:rFonts w:ascii="Arial" w:hAnsi="Arial" w:cs="Arial"/>
          <w:lang w:val="cs-CZ"/>
        </w:rPr>
      </w:pPr>
    </w:p>
    <w:p w14:paraId="2CCD9924" w14:textId="2D73E7CD" w:rsidR="00602D32" w:rsidRPr="008D1554" w:rsidRDefault="00E4248D" w:rsidP="00602D32">
      <w:pPr>
        <w:tabs>
          <w:tab w:val="left" w:pos="426"/>
        </w:tabs>
        <w:spacing w:line="360" w:lineRule="auto"/>
        <w:ind w:left="1275" w:right="3" w:hanging="567"/>
        <w:rPr>
          <w:rFonts w:ascii="Arial" w:hAnsi="Arial" w:cs="Arial"/>
          <w:b/>
          <w:szCs w:val="36"/>
          <w:lang w:val="cs-CZ"/>
        </w:rPr>
      </w:pPr>
      <w:proofErr w:type="gramStart"/>
      <w:r>
        <w:rPr>
          <w:rFonts w:ascii="Arial" w:hAnsi="Arial" w:cs="Arial"/>
          <w:szCs w:val="36"/>
          <w:lang w:val="cs-CZ"/>
        </w:rPr>
        <w:t>10</w:t>
      </w:r>
      <w:r w:rsidR="00190097" w:rsidRPr="008D1554">
        <w:rPr>
          <w:rFonts w:ascii="Arial" w:hAnsi="Arial" w:cs="Arial"/>
          <w:szCs w:val="36"/>
          <w:lang w:val="cs-CZ"/>
        </w:rPr>
        <w:t>.</w:t>
      </w:r>
      <w:r>
        <w:rPr>
          <w:rFonts w:ascii="Arial" w:hAnsi="Arial" w:cs="Arial"/>
          <w:szCs w:val="36"/>
          <w:lang w:val="cs-CZ"/>
        </w:rPr>
        <w:t xml:space="preserve">1. </w:t>
      </w:r>
      <w:r w:rsidR="00190097" w:rsidRPr="008D1554">
        <w:rPr>
          <w:rFonts w:ascii="Arial" w:hAnsi="Arial" w:cs="Arial"/>
          <w:szCs w:val="36"/>
          <w:lang w:val="cs-CZ"/>
        </w:rPr>
        <w:t>2</w:t>
      </w:r>
      <w:r w:rsidR="00602D32" w:rsidRPr="008D1554">
        <w:rPr>
          <w:rFonts w:ascii="Arial" w:hAnsi="Arial" w:cs="Arial"/>
          <w:b/>
          <w:szCs w:val="36"/>
          <w:lang w:val="cs-CZ"/>
        </w:rPr>
        <w:t xml:space="preserve"> </w:t>
      </w:r>
      <w:r w:rsidR="00070B2D">
        <w:rPr>
          <w:rFonts w:ascii="Arial" w:hAnsi="Arial" w:cs="Arial"/>
          <w:b/>
          <w:szCs w:val="36"/>
          <w:lang w:val="cs-CZ"/>
        </w:rPr>
        <w:t>Venkovní</w:t>
      </w:r>
      <w:proofErr w:type="gramEnd"/>
      <w:r w:rsidR="00070B2D">
        <w:rPr>
          <w:rFonts w:ascii="Arial" w:hAnsi="Arial" w:cs="Arial"/>
          <w:b/>
          <w:szCs w:val="36"/>
          <w:lang w:val="cs-CZ"/>
        </w:rPr>
        <w:t xml:space="preserve"> </w:t>
      </w:r>
      <w:r w:rsidR="00E8021D" w:rsidRPr="008D1554">
        <w:rPr>
          <w:rFonts w:ascii="Arial" w:hAnsi="Arial" w:cs="Arial"/>
          <w:b/>
          <w:szCs w:val="36"/>
          <w:lang w:val="cs-CZ"/>
        </w:rPr>
        <w:t>demonstrace</w:t>
      </w:r>
    </w:p>
    <w:p w14:paraId="57543B2B" w14:textId="403CF9F7" w:rsidR="00021B25" w:rsidRPr="008D1554" w:rsidRDefault="00021B25" w:rsidP="00494FB9">
      <w:pPr>
        <w:spacing w:line="360" w:lineRule="auto"/>
        <w:ind w:left="851" w:right="3" w:hanging="143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Informa</w:t>
      </w:r>
      <w:r w:rsidR="00E8021D" w:rsidRPr="008D1554">
        <w:rPr>
          <w:rFonts w:ascii="Arial" w:hAnsi="Arial" w:cs="Arial"/>
          <w:lang w:val="cs-CZ"/>
        </w:rPr>
        <w:t>ce</w:t>
      </w:r>
      <w:r w:rsidRPr="008D1554">
        <w:rPr>
          <w:rFonts w:ascii="Arial" w:hAnsi="Arial" w:cs="Arial"/>
          <w:lang w:val="cs-CZ"/>
        </w:rPr>
        <w:t xml:space="preserve"> a </w:t>
      </w:r>
      <w:r w:rsidR="00E8021D" w:rsidRPr="008D1554">
        <w:rPr>
          <w:rFonts w:ascii="Arial" w:hAnsi="Arial" w:cs="Arial"/>
          <w:lang w:val="cs-CZ"/>
        </w:rPr>
        <w:t>pravidla pro kandidáty</w:t>
      </w:r>
      <w:r w:rsidRPr="008D1554">
        <w:rPr>
          <w:rFonts w:ascii="Arial" w:hAnsi="Arial" w:cs="Arial"/>
          <w:lang w:val="cs-CZ"/>
        </w:rPr>
        <w:t>:</w:t>
      </w:r>
    </w:p>
    <w:p w14:paraId="637B02D5" w14:textId="77777777" w:rsidR="00686455" w:rsidRPr="008D1554" w:rsidRDefault="00686455" w:rsidP="00494FB9">
      <w:pPr>
        <w:spacing w:line="360" w:lineRule="auto"/>
        <w:ind w:left="851" w:right="3" w:hanging="143"/>
        <w:rPr>
          <w:rFonts w:ascii="Arial" w:hAnsi="Arial" w:cs="Arial"/>
          <w:lang w:val="cs-CZ"/>
        </w:rPr>
      </w:pPr>
    </w:p>
    <w:p w14:paraId="6898F8C6" w14:textId="00E157B6" w:rsidR="00C11772" w:rsidRPr="00E4248D" w:rsidRDefault="00E4248D" w:rsidP="00CC530F">
      <w:pPr>
        <w:pStyle w:val="Odstavecseseznamem"/>
        <w:numPr>
          <w:ilvl w:val="0"/>
          <w:numId w:val="26"/>
        </w:numPr>
        <w:spacing w:after="200" w:line="360" w:lineRule="auto"/>
        <w:ind w:left="1134" w:hanging="349"/>
        <w:rPr>
          <w:rFonts w:ascii="Arial" w:eastAsia="Calibri" w:hAnsi="Arial" w:cs="Arial"/>
          <w:sz w:val="24"/>
          <w:szCs w:val="24"/>
          <w:lang w:val="cs-CZ"/>
        </w:rPr>
      </w:pPr>
      <w:r w:rsidRPr="00E4248D">
        <w:rPr>
          <w:rFonts w:ascii="Arial" w:eastAsia="Calibri" w:hAnsi="Arial" w:cs="Arial"/>
          <w:sz w:val="24"/>
          <w:szCs w:val="24"/>
          <w:lang w:val="cs-CZ"/>
        </w:rPr>
        <w:t>P</w:t>
      </w:r>
      <w:r w:rsidR="00AB144C" w:rsidRPr="00E4248D">
        <w:rPr>
          <w:rFonts w:ascii="Arial" w:eastAsia="Calibri" w:hAnsi="Arial" w:cs="Arial"/>
          <w:sz w:val="24"/>
          <w:szCs w:val="24"/>
          <w:lang w:val="cs-CZ"/>
        </w:rPr>
        <w:t xml:space="preserve">raktická demonstrace trvá přibližně </w:t>
      </w:r>
      <w:r w:rsidR="00BF5171" w:rsidRPr="00E4248D">
        <w:rPr>
          <w:rFonts w:ascii="Arial" w:eastAsia="Calibri" w:hAnsi="Arial" w:cs="Arial"/>
          <w:sz w:val="24"/>
          <w:szCs w:val="24"/>
          <w:lang w:val="cs-CZ"/>
        </w:rPr>
        <w:t>120 minut</w:t>
      </w:r>
      <w:r w:rsidR="00C11772" w:rsidRPr="00E4248D">
        <w:rPr>
          <w:rFonts w:ascii="Arial" w:eastAsia="Calibri" w:hAnsi="Arial" w:cs="Arial"/>
          <w:sz w:val="24"/>
          <w:szCs w:val="24"/>
          <w:lang w:val="cs-CZ"/>
        </w:rPr>
        <w:t xml:space="preserve">. </w:t>
      </w:r>
      <w:r w:rsidR="00AB144C" w:rsidRPr="00E4248D">
        <w:rPr>
          <w:rFonts w:ascii="Arial" w:eastAsia="Calibri" w:hAnsi="Arial" w:cs="Arial"/>
          <w:sz w:val="24"/>
          <w:szCs w:val="24"/>
          <w:lang w:val="cs-CZ"/>
        </w:rPr>
        <w:t>Obsahuje obecné otázky</w:t>
      </w:r>
      <w:r w:rsidR="001C7E7F" w:rsidRPr="00E4248D">
        <w:rPr>
          <w:rFonts w:ascii="Arial" w:eastAsia="Calibri" w:hAnsi="Arial" w:cs="Arial"/>
          <w:sz w:val="24"/>
          <w:szCs w:val="24"/>
          <w:lang w:val="cs-CZ"/>
        </w:rPr>
        <w:t>, které jsou součástí pohovoru</w:t>
      </w:r>
      <w:r w:rsidR="009A7A7B" w:rsidRPr="00E4248D">
        <w:rPr>
          <w:rFonts w:ascii="Arial" w:eastAsia="Calibri" w:hAnsi="Arial" w:cs="Arial"/>
          <w:sz w:val="24"/>
          <w:szCs w:val="24"/>
          <w:lang w:val="cs-CZ"/>
        </w:rPr>
        <w:t xml:space="preserve"> a otázky vztažené ke </w:t>
      </w:r>
      <w:r w:rsidR="001C7E7F" w:rsidRPr="00E4248D">
        <w:rPr>
          <w:rFonts w:ascii="Arial" w:eastAsia="Calibri" w:hAnsi="Arial" w:cs="Arial"/>
          <w:sz w:val="24"/>
          <w:szCs w:val="24"/>
          <w:lang w:val="cs-CZ"/>
        </w:rPr>
        <w:t>konkrétním cvičením</w:t>
      </w:r>
      <w:r w:rsidR="009A7A7B" w:rsidRPr="00E4248D">
        <w:rPr>
          <w:rFonts w:ascii="Arial" w:eastAsia="Calibri" w:hAnsi="Arial" w:cs="Arial"/>
          <w:sz w:val="24"/>
          <w:szCs w:val="24"/>
          <w:lang w:val="cs-CZ"/>
        </w:rPr>
        <w:t xml:space="preserve">. </w:t>
      </w:r>
    </w:p>
    <w:p w14:paraId="265177BE" w14:textId="5ED5BC3E" w:rsidR="00CA0CC8" w:rsidRPr="00E4248D" w:rsidRDefault="009A7A7B" w:rsidP="00CC530F">
      <w:pPr>
        <w:pStyle w:val="Odstavecseseznamem"/>
        <w:numPr>
          <w:ilvl w:val="0"/>
          <w:numId w:val="26"/>
        </w:numPr>
        <w:spacing w:after="200" w:line="360" w:lineRule="auto"/>
        <w:ind w:left="1134" w:hanging="349"/>
        <w:rPr>
          <w:rFonts w:ascii="Arial" w:eastAsia="Calibri" w:hAnsi="Arial" w:cs="Arial"/>
          <w:sz w:val="24"/>
          <w:szCs w:val="24"/>
          <w:lang w:val="cs-CZ"/>
        </w:rPr>
      </w:pPr>
      <w:r w:rsidRPr="00E4248D">
        <w:rPr>
          <w:rFonts w:ascii="Arial" w:eastAsia="Calibri" w:hAnsi="Arial" w:cs="Arial"/>
          <w:sz w:val="24"/>
          <w:szCs w:val="24"/>
          <w:lang w:val="cs-CZ"/>
        </w:rPr>
        <w:t xml:space="preserve">Měli byste se pokusit zodpovědět všechny otázky. Nejsou požadované odpovědi písemnou formou. </w:t>
      </w:r>
    </w:p>
    <w:p w14:paraId="3ACD5201" w14:textId="48A38D22" w:rsidR="009302D4" w:rsidRPr="00E4248D" w:rsidRDefault="00DE7711" w:rsidP="00CC530F">
      <w:pPr>
        <w:pStyle w:val="Odstavecseseznamem"/>
        <w:numPr>
          <w:ilvl w:val="0"/>
          <w:numId w:val="26"/>
        </w:numPr>
        <w:spacing w:after="200" w:line="360" w:lineRule="auto"/>
        <w:ind w:left="1134" w:hanging="349"/>
        <w:rPr>
          <w:rFonts w:ascii="Arial" w:eastAsia="Calibri" w:hAnsi="Arial" w:cs="Arial"/>
          <w:sz w:val="24"/>
          <w:szCs w:val="24"/>
          <w:lang w:val="cs-CZ"/>
        </w:rPr>
      </w:pPr>
      <w:r w:rsidRPr="00E4248D">
        <w:rPr>
          <w:rFonts w:ascii="Arial" w:eastAsia="Calibri" w:hAnsi="Arial" w:cs="Arial"/>
          <w:sz w:val="24"/>
          <w:szCs w:val="24"/>
          <w:lang w:val="cs-CZ"/>
        </w:rPr>
        <w:t xml:space="preserve">Prosím ujistěte se, že máte na sobě po celou dobu venkovní praktické demonstrace </w:t>
      </w:r>
      <w:r w:rsidR="00CA0CC8" w:rsidRPr="00E4248D">
        <w:rPr>
          <w:rFonts w:ascii="Arial" w:eastAsia="Calibri" w:hAnsi="Arial" w:cs="Arial"/>
          <w:sz w:val="24"/>
          <w:szCs w:val="24"/>
          <w:lang w:val="cs-CZ"/>
        </w:rPr>
        <w:t xml:space="preserve">reflexní vestu. </w:t>
      </w:r>
    </w:p>
    <w:p w14:paraId="7E300FB5" w14:textId="456A3FCC" w:rsidR="009302D4" w:rsidRPr="00E4248D" w:rsidRDefault="00CA0CC8" w:rsidP="00CC530F">
      <w:pPr>
        <w:pStyle w:val="Odstavecseseznamem"/>
        <w:numPr>
          <w:ilvl w:val="0"/>
          <w:numId w:val="26"/>
        </w:numPr>
        <w:spacing w:after="200" w:line="360" w:lineRule="auto"/>
        <w:ind w:left="1134" w:hanging="349"/>
        <w:rPr>
          <w:rFonts w:ascii="Arial" w:eastAsia="Calibri" w:hAnsi="Arial" w:cs="Arial"/>
          <w:sz w:val="24"/>
          <w:szCs w:val="24"/>
          <w:lang w:val="cs-CZ"/>
        </w:rPr>
      </w:pPr>
      <w:r w:rsidRPr="00E4248D">
        <w:rPr>
          <w:rFonts w:ascii="Arial" w:eastAsia="Calibri" w:hAnsi="Arial" w:cs="Arial"/>
          <w:sz w:val="24"/>
          <w:szCs w:val="24"/>
          <w:lang w:val="cs-CZ"/>
        </w:rPr>
        <w:t>Prosím neko</w:t>
      </w:r>
      <w:r w:rsidR="009231C9" w:rsidRPr="00E4248D">
        <w:rPr>
          <w:rFonts w:ascii="Arial" w:eastAsia="Calibri" w:hAnsi="Arial" w:cs="Arial"/>
          <w:sz w:val="24"/>
          <w:szCs w:val="24"/>
          <w:lang w:val="cs-CZ"/>
        </w:rPr>
        <w:t xml:space="preserve">nzultujte nic s ostatními kandidáty. Pokud jiný kandidát prochází zkoušením, </w:t>
      </w:r>
      <w:r w:rsidR="00EB3B47" w:rsidRPr="00E4248D">
        <w:rPr>
          <w:rFonts w:ascii="Arial" w:eastAsia="Calibri" w:hAnsi="Arial" w:cs="Arial"/>
          <w:sz w:val="24"/>
          <w:szCs w:val="24"/>
          <w:lang w:val="cs-CZ"/>
        </w:rPr>
        <w:t>respektujte dodržování</w:t>
      </w:r>
      <w:r w:rsidR="009231C9" w:rsidRPr="00E4248D">
        <w:rPr>
          <w:rFonts w:ascii="Arial" w:eastAsia="Calibri" w:hAnsi="Arial" w:cs="Arial"/>
          <w:sz w:val="24"/>
          <w:szCs w:val="24"/>
          <w:lang w:val="cs-CZ"/>
        </w:rPr>
        <w:t xml:space="preserve"> dostatečn</w:t>
      </w:r>
      <w:r w:rsidR="00EB3B47" w:rsidRPr="00E4248D">
        <w:rPr>
          <w:rFonts w:ascii="Arial" w:eastAsia="Calibri" w:hAnsi="Arial" w:cs="Arial"/>
          <w:sz w:val="24"/>
          <w:szCs w:val="24"/>
          <w:lang w:val="cs-CZ"/>
        </w:rPr>
        <w:t>é</w:t>
      </w:r>
      <w:r w:rsidR="009231C9" w:rsidRPr="00E4248D">
        <w:rPr>
          <w:rFonts w:ascii="Arial" w:eastAsia="Calibri" w:hAnsi="Arial" w:cs="Arial"/>
          <w:sz w:val="24"/>
          <w:szCs w:val="24"/>
          <w:lang w:val="cs-CZ"/>
        </w:rPr>
        <w:t xml:space="preserve"> vzdálenost</w:t>
      </w:r>
      <w:r w:rsidR="00EB3B47" w:rsidRPr="00E4248D">
        <w:rPr>
          <w:rFonts w:ascii="Arial" w:eastAsia="Calibri" w:hAnsi="Arial" w:cs="Arial"/>
          <w:sz w:val="24"/>
          <w:szCs w:val="24"/>
          <w:lang w:val="cs-CZ"/>
        </w:rPr>
        <w:t>i</w:t>
      </w:r>
      <w:r w:rsidR="009231C9" w:rsidRPr="00E4248D">
        <w:rPr>
          <w:rFonts w:ascii="Arial" w:eastAsia="Calibri" w:hAnsi="Arial" w:cs="Arial"/>
          <w:sz w:val="24"/>
          <w:szCs w:val="24"/>
          <w:lang w:val="cs-CZ"/>
        </w:rPr>
        <w:t xml:space="preserve">. </w:t>
      </w:r>
    </w:p>
    <w:p w14:paraId="4AD58D52" w14:textId="06BC3978" w:rsidR="00F71CDF" w:rsidRDefault="00EB3B47" w:rsidP="00CC530F">
      <w:pPr>
        <w:pStyle w:val="Odstavecseseznamem"/>
        <w:numPr>
          <w:ilvl w:val="0"/>
          <w:numId w:val="26"/>
        </w:numPr>
        <w:spacing w:after="200" w:line="360" w:lineRule="auto"/>
        <w:ind w:left="1134" w:hanging="349"/>
        <w:rPr>
          <w:rFonts w:ascii="Arial" w:hAnsi="Arial" w:cs="Arial"/>
          <w:sz w:val="24"/>
          <w:szCs w:val="24"/>
          <w:lang w:val="cs-CZ"/>
        </w:rPr>
      </w:pPr>
      <w:r w:rsidRPr="00E4248D">
        <w:rPr>
          <w:rFonts w:ascii="Arial" w:hAnsi="Arial" w:cs="Arial"/>
          <w:sz w:val="24"/>
          <w:szCs w:val="24"/>
          <w:lang w:val="cs-CZ"/>
        </w:rPr>
        <w:t>Využívání technologických pomůcek (telefon, kamera apod.) není dovoleno.</w:t>
      </w:r>
    </w:p>
    <w:p w14:paraId="7DF55262" w14:textId="77777777" w:rsidR="00F71CDF" w:rsidRDefault="00F71CDF">
      <w:pPr>
        <w:rPr>
          <w:rFonts w:ascii="Arial" w:eastAsiaTheme="minorHAnsi" w:hAnsi="Arial" w:cs="Arial"/>
          <w:lang w:val="cs-CZ" w:eastAsia="en-US"/>
        </w:rPr>
      </w:pPr>
      <w:r>
        <w:rPr>
          <w:rFonts w:ascii="Arial" w:hAnsi="Arial" w:cs="Arial"/>
          <w:lang w:val="cs-CZ"/>
        </w:rPr>
        <w:br w:type="page"/>
      </w:r>
    </w:p>
    <w:p w14:paraId="1ADD731F" w14:textId="6B87D95A" w:rsidR="007D713D" w:rsidRPr="008D1554" w:rsidRDefault="00CC530F" w:rsidP="00CC530F">
      <w:pPr>
        <w:tabs>
          <w:tab w:val="left" w:pos="426"/>
        </w:tabs>
        <w:spacing w:line="360" w:lineRule="auto"/>
        <w:ind w:left="1560" w:right="3" w:hanging="852"/>
        <w:rPr>
          <w:rFonts w:ascii="Arial" w:hAnsi="Arial" w:cs="Arial"/>
          <w:b/>
          <w:sz w:val="32"/>
          <w:szCs w:val="32"/>
          <w:lang w:val="cs-CZ"/>
        </w:rPr>
      </w:pPr>
      <w:r>
        <w:rPr>
          <w:rFonts w:ascii="Arial" w:hAnsi="Arial" w:cs="Arial"/>
          <w:b/>
          <w:sz w:val="32"/>
          <w:szCs w:val="32"/>
          <w:lang w:val="cs-CZ"/>
        </w:rPr>
        <w:lastRenderedPageBreak/>
        <w:t>10</w:t>
      </w:r>
      <w:r w:rsidR="00F07C89" w:rsidRPr="008D1554">
        <w:rPr>
          <w:rFonts w:ascii="Arial" w:hAnsi="Arial" w:cs="Arial"/>
          <w:b/>
          <w:sz w:val="32"/>
          <w:szCs w:val="32"/>
          <w:lang w:val="cs-CZ"/>
        </w:rPr>
        <w:t>.</w:t>
      </w:r>
      <w:r>
        <w:rPr>
          <w:rFonts w:ascii="Arial" w:hAnsi="Arial" w:cs="Arial"/>
          <w:b/>
          <w:sz w:val="32"/>
          <w:szCs w:val="32"/>
          <w:lang w:val="cs-CZ"/>
        </w:rPr>
        <w:t>2</w:t>
      </w:r>
      <w:r>
        <w:rPr>
          <w:rFonts w:ascii="Arial" w:hAnsi="Arial" w:cs="Arial"/>
          <w:b/>
          <w:sz w:val="32"/>
          <w:szCs w:val="32"/>
          <w:lang w:val="cs-CZ"/>
        </w:rPr>
        <w:tab/>
      </w:r>
      <w:r w:rsidR="001A0D31" w:rsidRPr="008D1554">
        <w:rPr>
          <w:rFonts w:ascii="Arial" w:hAnsi="Arial" w:cs="Arial"/>
          <w:b/>
          <w:sz w:val="32"/>
          <w:szCs w:val="32"/>
          <w:lang w:val="cs-CZ"/>
        </w:rPr>
        <w:t>Úroveň</w:t>
      </w:r>
      <w:r w:rsidR="007D713D" w:rsidRPr="008D1554">
        <w:rPr>
          <w:rFonts w:ascii="Arial" w:hAnsi="Arial" w:cs="Arial"/>
          <w:b/>
          <w:sz w:val="32"/>
          <w:szCs w:val="32"/>
          <w:lang w:val="cs-CZ"/>
        </w:rPr>
        <w:t xml:space="preserve"> </w:t>
      </w:r>
      <w:r w:rsidR="001A0D31" w:rsidRPr="008D1554">
        <w:rPr>
          <w:rFonts w:ascii="Arial" w:hAnsi="Arial" w:cs="Arial"/>
          <w:b/>
          <w:sz w:val="32"/>
          <w:szCs w:val="32"/>
          <w:lang w:val="cs-CZ"/>
        </w:rPr>
        <w:t>Konzultant</w:t>
      </w:r>
    </w:p>
    <w:p w14:paraId="3C9619BE" w14:textId="0C71D43F" w:rsidR="007D713D" w:rsidRPr="008D1554" w:rsidRDefault="00CC530F" w:rsidP="007D713D">
      <w:pPr>
        <w:tabs>
          <w:tab w:val="left" w:pos="426"/>
        </w:tabs>
        <w:spacing w:line="360" w:lineRule="auto"/>
        <w:ind w:left="1275" w:right="3" w:hanging="567"/>
        <w:rPr>
          <w:rFonts w:ascii="Arial" w:hAnsi="Arial" w:cs="Arial"/>
          <w:b/>
          <w:szCs w:val="36"/>
          <w:lang w:val="cs-CZ"/>
        </w:rPr>
      </w:pPr>
      <w:r>
        <w:rPr>
          <w:rFonts w:ascii="Arial" w:hAnsi="Arial" w:cs="Arial"/>
          <w:szCs w:val="36"/>
          <w:lang w:val="cs-CZ"/>
        </w:rPr>
        <w:t>10</w:t>
      </w:r>
      <w:r w:rsidR="00CA2049" w:rsidRPr="008D1554">
        <w:rPr>
          <w:rFonts w:ascii="Arial" w:hAnsi="Arial" w:cs="Arial"/>
          <w:szCs w:val="36"/>
          <w:lang w:val="cs-CZ"/>
        </w:rPr>
        <w:t>.</w:t>
      </w:r>
      <w:r>
        <w:rPr>
          <w:rFonts w:ascii="Arial" w:hAnsi="Arial" w:cs="Arial"/>
          <w:szCs w:val="36"/>
          <w:lang w:val="cs-CZ"/>
        </w:rPr>
        <w:t>2.1</w:t>
      </w:r>
      <w:r w:rsidR="0090306C" w:rsidRPr="008D1554">
        <w:rPr>
          <w:rFonts w:ascii="Arial" w:hAnsi="Arial" w:cs="Arial"/>
          <w:szCs w:val="36"/>
          <w:lang w:val="cs-CZ"/>
        </w:rPr>
        <w:tab/>
      </w:r>
      <w:r w:rsidR="007D713D" w:rsidRPr="008D1554">
        <w:rPr>
          <w:rFonts w:ascii="Arial" w:hAnsi="Arial" w:cs="Arial"/>
          <w:b/>
          <w:szCs w:val="36"/>
          <w:lang w:val="cs-CZ"/>
        </w:rPr>
        <w:t xml:space="preserve"> </w:t>
      </w:r>
      <w:r w:rsidR="001A0D31" w:rsidRPr="008D1554">
        <w:rPr>
          <w:rFonts w:ascii="Arial" w:hAnsi="Arial" w:cs="Arial"/>
          <w:b/>
          <w:szCs w:val="36"/>
          <w:lang w:val="cs-CZ"/>
        </w:rPr>
        <w:t xml:space="preserve">Písemná zkouška </w:t>
      </w:r>
    </w:p>
    <w:p w14:paraId="656671AD" w14:textId="3F2502A4" w:rsidR="007D713D" w:rsidRPr="008D1554" w:rsidRDefault="007D713D" w:rsidP="007D713D">
      <w:pPr>
        <w:spacing w:line="360" w:lineRule="auto"/>
        <w:ind w:left="851" w:right="3" w:hanging="143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Informa</w:t>
      </w:r>
      <w:r w:rsidR="001A0D31" w:rsidRPr="008D1554">
        <w:rPr>
          <w:rFonts w:ascii="Arial" w:hAnsi="Arial" w:cs="Arial"/>
          <w:lang w:val="cs-CZ"/>
        </w:rPr>
        <w:t>ce</w:t>
      </w:r>
      <w:r w:rsidRPr="008D1554">
        <w:rPr>
          <w:rFonts w:ascii="Arial" w:hAnsi="Arial" w:cs="Arial"/>
          <w:lang w:val="cs-CZ"/>
        </w:rPr>
        <w:t xml:space="preserve"> a </w:t>
      </w:r>
      <w:r w:rsidR="001A0D31" w:rsidRPr="008D1554">
        <w:rPr>
          <w:rFonts w:ascii="Arial" w:hAnsi="Arial" w:cs="Arial"/>
          <w:lang w:val="cs-CZ"/>
        </w:rPr>
        <w:t>pravidla pro kandidáty</w:t>
      </w:r>
      <w:r w:rsidRPr="008D1554">
        <w:rPr>
          <w:rFonts w:ascii="Arial" w:hAnsi="Arial" w:cs="Arial"/>
          <w:lang w:val="cs-CZ"/>
        </w:rPr>
        <w:t>:</w:t>
      </w:r>
    </w:p>
    <w:p w14:paraId="04403A45" w14:textId="77777777" w:rsidR="00F07C89" w:rsidRPr="008D1554" w:rsidRDefault="00F07C89" w:rsidP="00F07C89">
      <w:pPr>
        <w:tabs>
          <w:tab w:val="left" w:pos="9072"/>
        </w:tabs>
        <w:ind w:left="284"/>
        <w:rPr>
          <w:rFonts w:ascii="Arial" w:hAnsi="Arial" w:cs="Arial"/>
          <w:b/>
          <w:lang w:val="cs-CZ"/>
        </w:rPr>
      </w:pPr>
    </w:p>
    <w:p w14:paraId="2F498D9B" w14:textId="664D42A9" w:rsidR="00B4778B" w:rsidRPr="00830851" w:rsidRDefault="001A0D31" w:rsidP="00CC530F">
      <w:pPr>
        <w:pStyle w:val="Odstavecseseznamem"/>
        <w:numPr>
          <w:ilvl w:val="0"/>
          <w:numId w:val="27"/>
        </w:numPr>
        <w:spacing w:after="200"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830851">
        <w:rPr>
          <w:rFonts w:ascii="Arial" w:eastAsia="Calibri" w:hAnsi="Arial" w:cs="Arial"/>
          <w:sz w:val="24"/>
          <w:szCs w:val="24"/>
          <w:lang w:val="cs-CZ"/>
        </w:rPr>
        <w:t>Máte</w:t>
      </w:r>
      <w:r w:rsidR="00B4778B" w:rsidRPr="00830851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BF5171" w:rsidRPr="00830851">
        <w:rPr>
          <w:rFonts w:ascii="Arial" w:eastAsia="Calibri" w:hAnsi="Arial" w:cs="Arial"/>
          <w:sz w:val="24"/>
          <w:szCs w:val="24"/>
          <w:lang w:val="cs-CZ"/>
        </w:rPr>
        <w:t>120 minut</w:t>
      </w:r>
      <w:r w:rsidR="00B4778B" w:rsidRPr="00830851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9F7C83" w:rsidRPr="00830851">
        <w:rPr>
          <w:rFonts w:ascii="Arial" w:hAnsi="Arial" w:cs="Arial"/>
          <w:sz w:val="24"/>
          <w:szCs w:val="24"/>
          <w:lang w:val="cs-CZ"/>
        </w:rPr>
        <w:t xml:space="preserve">na vyplnění písemné zkoušky. </w:t>
      </w:r>
      <w:r w:rsidR="00B4778B" w:rsidRPr="00830851">
        <w:rPr>
          <w:rFonts w:ascii="Arial" w:eastAsia="Calibri" w:hAnsi="Arial" w:cs="Arial"/>
          <w:sz w:val="24"/>
          <w:szCs w:val="24"/>
          <w:lang w:val="cs-CZ"/>
        </w:rPr>
        <w:t xml:space="preserve"> </w:t>
      </w:r>
    </w:p>
    <w:p w14:paraId="33CA3FA9" w14:textId="61F700EA" w:rsidR="00B4778B" w:rsidRPr="00830851" w:rsidRDefault="009F7C83" w:rsidP="00CC530F">
      <w:pPr>
        <w:pStyle w:val="Odstavecseseznamem"/>
        <w:numPr>
          <w:ilvl w:val="0"/>
          <w:numId w:val="27"/>
        </w:numPr>
        <w:spacing w:after="200"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830851">
        <w:rPr>
          <w:rFonts w:ascii="Arial" w:eastAsia="Calibri" w:hAnsi="Arial" w:cs="Arial"/>
          <w:sz w:val="24"/>
          <w:szCs w:val="24"/>
          <w:lang w:val="cs-CZ"/>
        </w:rPr>
        <w:t xml:space="preserve">Písemná </w:t>
      </w:r>
      <w:r w:rsidR="00CF353E" w:rsidRPr="00830851">
        <w:rPr>
          <w:rFonts w:ascii="Arial" w:eastAsia="Calibri" w:hAnsi="Arial" w:cs="Arial"/>
          <w:sz w:val="24"/>
          <w:szCs w:val="24"/>
          <w:lang w:val="cs-CZ"/>
        </w:rPr>
        <w:t>zkouška (test)</w:t>
      </w:r>
      <w:r w:rsidRPr="00830851">
        <w:rPr>
          <w:rFonts w:ascii="Arial" w:eastAsia="Calibri" w:hAnsi="Arial" w:cs="Arial"/>
          <w:sz w:val="24"/>
          <w:szCs w:val="24"/>
          <w:lang w:val="cs-CZ"/>
        </w:rPr>
        <w:t xml:space="preserve"> obsahuje </w:t>
      </w:r>
      <w:r w:rsidR="005027B7" w:rsidRPr="00830851">
        <w:rPr>
          <w:rFonts w:ascii="Arial" w:eastAsia="Calibri" w:hAnsi="Arial" w:cs="Arial"/>
          <w:sz w:val="24"/>
          <w:szCs w:val="24"/>
          <w:lang w:val="cs-CZ"/>
        </w:rPr>
        <w:t>otevřen</w:t>
      </w:r>
      <w:r w:rsidR="00CC530F" w:rsidRPr="00830851">
        <w:rPr>
          <w:rFonts w:ascii="Arial" w:eastAsia="Calibri" w:hAnsi="Arial" w:cs="Arial"/>
          <w:sz w:val="24"/>
          <w:szCs w:val="24"/>
          <w:lang w:val="cs-CZ"/>
        </w:rPr>
        <w:t>é</w:t>
      </w:r>
      <w:r w:rsidR="005027B7" w:rsidRPr="00830851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Pr="00830851">
        <w:rPr>
          <w:rFonts w:ascii="Arial" w:eastAsia="Calibri" w:hAnsi="Arial" w:cs="Arial"/>
          <w:sz w:val="24"/>
          <w:szCs w:val="24"/>
          <w:lang w:val="cs-CZ"/>
        </w:rPr>
        <w:t>otázk</w:t>
      </w:r>
      <w:r w:rsidR="00CC530F" w:rsidRPr="00830851">
        <w:rPr>
          <w:rFonts w:ascii="Arial" w:eastAsia="Calibri" w:hAnsi="Arial" w:cs="Arial"/>
          <w:sz w:val="24"/>
          <w:szCs w:val="24"/>
          <w:lang w:val="cs-CZ"/>
        </w:rPr>
        <w:t>y</w:t>
      </w:r>
      <w:r w:rsidRPr="00830851">
        <w:rPr>
          <w:rFonts w:ascii="Arial" w:eastAsia="Calibri" w:hAnsi="Arial" w:cs="Arial"/>
          <w:sz w:val="24"/>
          <w:szCs w:val="24"/>
          <w:lang w:val="cs-CZ"/>
        </w:rPr>
        <w:t xml:space="preserve">, které vyžadují </w:t>
      </w:r>
      <w:r w:rsidR="005027B7" w:rsidRPr="00830851">
        <w:rPr>
          <w:rFonts w:ascii="Arial" w:eastAsia="Calibri" w:hAnsi="Arial" w:cs="Arial"/>
          <w:sz w:val="24"/>
          <w:szCs w:val="24"/>
          <w:lang w:val="cs-CZ"/>
        </w:rPr>
        <w:t>rozepsané</w:t>
      </w:r>
      <w:r w:rsidRPr="00830851">
        <w:rPr>
          <w:rFonts w:ascii="Arial" w:eastAsia="Calibri" w:hAnsi="Arial" w:cs="Arial"/>
          <w:sz w:val="24"/>
          <w:szCs w:val="24"/>
          <w:lang w:val="cs-CZ"/>
        </w:rPr>
        <w:t xml:space="preserve"> odpově</w:t>
      </w:r>
      <w:r w:rsidR="005027B7" w:rsidRPr="00830851">
        <w:rPr>
          <w:rFonts w:ascii="Arial" w:eastAsia="Calibri" w:hAnsi="Arial" w:cs="Arial"/>
          <w:sz w:val="24"/>
          <w:szCs w:val="24"/>
          <w:lang w:val="cs-CZ"/>
        </w:rPr>
        <w:t>di</w:t>
      </w:r>
      <w:r w:rsidR="00B4778B" w:rsidRPr="00830851">
        <w:rPr>
          <w:rFonts w:ascii="Arial" w:eastAsia="Calibri" w:hAnsi="Arial" w:cs="Arial"/>
          <w:sz w:val="24"/>
          <w:szCs w:val="24"/>
          <w:lang w:val="cs-CZ"/>
        </w:rPr>
        <w:t xml:space="preserve">. </w:t>
      </w:r>
    </w:p>
    <w:p w14:paraId="36DC41E3" w14:textId="62006D4F" w:rsidR="00361E65" w:rsidRPr="00830851" w:rsidRDefault="009F7C83" w:rsidP="00CC530F">
      <w:pPr>
        <w:pStyle w:val="Odstavecseseznamem"/>
        <w:numPr>
          <w:ilvl w:val="0"/>
          <w:numId w:val="27"/>
        </w:numPr>
        <w:spacing w:after="200"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830851">
        <w:rPr>
          <w:rFonts w:ascii="Arial" w:eastAsia="Calibri" w:hAnsi="Arial" w:cs="Arial"/>
          <w:sz w:val="24"/>
          <w:szCs w:val="24"/>
          <w:lang w:val="cs-CZ"/>
        </w:rPr>
        <w:t xml:space="preserve">Měli byste se pokusit zodpovědět všechny otázky. </w:t>
      </w:r>
    </w:p>
    <w:p w14:paraId="7B038AC0" w14:textId="33A8FD90" w:rsidR="00361E65" w:rsidRPr="00830851" w:rsidRDefault="00361E65" w:rsidP="00CC530F">
      <w:pPr>
        <w:pStyle w:val="Odstavecseseznamem"/>
        <w:numPr>
          <w:ilvl w:val="0"/>
          <w:numId w:val="27"/>
        </w:numPr>
        <w:spacing w:after="200"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830851">
        <w:rPr>
          <w:rFonts w:ascii="Arial" w:hAnsi="Arial" w:cs="Arial"/>
          <w:sz w:val="24"/>
          <w:szCs w:val="24"/>
          <w:lang w:val="cs-CZ"/>
        </w:rPr>
        <w:t xml:space="preserve">Prosím, nekonzultujte nic s ostatními kandidáty. </w:t>
      </w:r>
    </w:p>
    <w:p w14:paraId="10697E06" w14:textId="7514561A" w:rsidR="005E490A" w:rsidRPr="00830851" w:rsidRDefault="00361E65" w:rsidP="00CC530F">
      <w:pPr>
        <w:pStyle w:val="Odstavecseseznamem"/>
        <w:numPr>
          <w:ilvl w:val="0"/>
          <w:numId w:val="27"/>
        </w:numPr>
        <w:spacing w:after="200"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830851">
        <w:rPr>
          <w:rFonts w:ascii="Arial" w:hAnsi="Arial" w:cs="Arial"/>
          <w:sz w:val="24"/>
          <w:szCs w:val="24"/>
          <w:lang w:val="cs-CZ"/>
        </w:rPr>
        <w:t>Využívání technologických pomůcek (telefon, kamera apod.) není dovoleno.</w:t>
      </w:r>
    </w:p>
    <w:p w14:paraId="4D46EF9E" w14:textId="283806A7" w:rsidR="00F07C89" w:rsidRPr="008D1554" w:rsidRDefault="00F07C89" w:rsidP="005E490A">
      <w:pPr>
        <w:spacing w:after="160" w:line="360" w:lineRule="auto"/>
        <w:ind w:left="1416" w:hanging="1056"/>
        <w:contextualSpacing/>
        <w:rPr>
          <w:rFonts w:ascii="Arial" w:eastAsia="Calibri" w:hAnsi="Arial" w:cs="Arial"/>
          <w:u w:val="single"/>
          <w:lang w:val="cs-CZ" w:eastAsia="en-US"/>
        </w:rPr>
      </w:pPr>
    </w:p>
    <w:p w14:paraId="34244650" w14:textId="05E82BBD" w:rsidR="0037434E" w:rsidRPr="008D1554" w:rsidRDefault="00830851" w:rsidP="0037434E">
      <w:pPr>
        <w:tabs>
          <w:tab w:val="left" w:pos="426"/>
        </w:tabs>
        <w:spacing w:line="360" w:lineRule="auto"/>
        <w:ind w:left="1275" w:right="3" w:hanging="567"/>
        <w:rPr>
          <w:rFonts w:ascii="Arial" w:hAnsi="Arial" w:cs="Arial"/>
          <w:b/>
          <w:szCs w:val="36"/>
          <w:lang w:val="cs-CZ"/>
        </w:rPr>
      </w:pPr>
      <w:bookmarkStart w:id="29" w:name="_Hlk13579220"/>
      <w:r>
        <w:rPr>
          <w:rFonts w:ascii="Arial" w:hAnsi="Arial" w:cs="Arial"/>
          <w:szCs w:val="36"/>
          <w:lang w:val="cs-CZ"/>
        </w:rPr>
        <w:t>10</w:t>
      </w:r>
      <w:r w:rsidR="0037434E" w:rsidRPr="008D1554">
        <w:rPr>
          <w:rFonts w:ascii="Arial" w:hAnsi="Arial" w:cs="Arial"/>
          <w:szCs w:val="36"/>
          <w:lang w:val="cs-CZ"/>
        </w:rPr>
        <w:t>.2</w:t>
      </w:r>
      <w:r>
        <w:rPr>
          <w:rFonts w:ascii="Arial" w:hAnsi="Arial" w:cs="Arial"/>
          <w:szCs w:val="36"/>
          <w:lang w:val="cs-CZ"/>
        </w:rPr>
        <w:t>.2</w:t>
      </w:r>
      <w:r w:rsidR="0037434E" w:rsidRPr="008D1554">
        <w:rPr>
          <w:rFonts w:ascii="Arial" w:hAnsi="Arial" w:cs="Arial"/>
          <w:b/>
          <w:szCs w:val="36"/>
          <w:lang w:val="cs-CZ"/>
        </w:rPr>
        <w:t xml:space="preserve"> </w:t>
      </w:r>
      <w:r w:rsidR="005E19CC" w:rsidRPr="008D1554">
        <w:rPr>
          <w:rFonts w:ascii="Arial" w:hAnsi="Arial" w:cs="Arial"/>
          <w:b/>
          <w:szCs w:val="36"/>
          <w:lang w:val="cs-CZ"/>
        </w:rPr>
        <w:t>Venkovní demonstrace</w:t>
      </w:r>
    </w:p>
    <w:p w14:paraId="6EAA2A99" w14:textId="7839B38B" w:rsidR="0037434E" w:rsidRPr="008D1554" w:rsidRDefault="005E19CC" w:rsidP="005E19CC">
      <w:pPr>
        <w:spacing w:line="360" w:lineRule="auto"/>
        <w:ind w:left="851" w:right="3" w:hanging="143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Informace a pravidla pro kandidáty:</w:t>
      </w:r>
    </w:p>
    <w:p w14:paraId="0EE233B7" w14:textId="77777777" w:rsidR="004919B6" w:rsidRPr="008D1554" w:rsidRDefault="004919B6" w:rsidP="0037434E">
      <w:pPr>
        <w:spacing w:line="360" w:lineRule="auto"/>
        <w:ind w:left="851" w:right="3" w:hanging="143"/>
        <w:rPr>
          <w:rFonts w:ascii="Arial" w:hAnsi="Arial" w:cs="Arial"/>
          <w:lang w:val="cs-CZ"/>
        </w:rPr>
      </w:pPr>
    </w:p>
    <w:bookmarkEnd w:id="29"/>
    <w:p w14:paraId="134FA4CD" w14:textId="6F3C5347" w:rsidR="00B11012" w:rsidRPr="00C52F55" w:rsidRDefault="00FC7FD4" w:rsidP="00C52F55">
      <w:pPr>
        <w:pStyle w:val="Odstavecseseznamem"/>
        <w:numPr>
          <w:ilvl w:val="0"/>
          <w:numId w:val="28"/>
        </w:numPr>
        <w:spacing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C52F55">
        <w:rPr>
          <w:rFonts w:ascii="Arial" w:eastAsia="Calibri" w:hAnsi="Arial" w:cs="Arial"/>
          <w:sz w:val="24"/>
          <w:szCs w:val="24"/>
          <w:lang w:val="cs-CZ"/>
        </w:rPr>
        <w:t xml:space="preserve">Praktická demonstrace trvá přibližně </w:t>
      </w:r>
      <w:r w:rsidR="00BF5171" w:rsidRPr="00C52F55">
        <w:rPr>
          <w:rFonts w:ascii="Arial" w:eastAsia="Calibri" w:hAnsi="Arial" w:cs="Arial"/>
          <w:sz w:val="24"/>
          <w:szCs w:val="24"/>
          <w:lang w:val="cs-CZ"/>
        </w:rPr>
        <w:t>120 minut</w:t>
      </w:r>
      <w:r w:rsidR="000C17AE" w:rsidRPr="00C52F55">
        <w:rPr>
          <w:rFonts w:ascii="Arial" w:eastAsia="Calibri" w:hAnsi="Arial" w:cs="Arial"/>
          <w:sz w:val="24"/>
          <w:szCs w:val="24"/>
          <w:lang w:val="cs-CZ"/>
        </w:rPr>
        <w:t xml:space="preserve">. </w:t>
      </w:r>
      <w:r w:rsidR="005027B7" w:rsidRPr="00C52F55">
        <w:rPr>
          <w:rFonts w:ascii="Arial" w:eastAsia="Calibri" w:hAnsi="Arial" w:cs="Arial"/>
          <w:sz w:val="24"/>
          <w:szCs w:val="24"/>
          <w:lang w:val="cs-CZ"/>
        </w:rPr>
        <w:t>Obsahuje obecné otázky, které jsou součástí pohovoru a otázky vztažené ke konkrétním cvičením.</w:t>
      </w:r>
    </w:p>
    <w:p w14:paraId="6AAF74A4" w14:textId="31425D32" w:rsidR="00DF5BC6" w:rsidRPr="00C52F55" w:rsidRDefault="007F3E8E" w:rsidP="00C52F55">
      <w:pPr>
        <w:pStyle w:val="Odstavecseseznamem"/>
        <w:numPr>
          <w:ilvl w:val="0"/>
          <w:numId w:val="28"/>
        </w:numPr>
        <w:spacing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C52F55">
        <w:rPr>
          <w:rFonts w:ascii="Arial" w:eastAsia="Calibri" w:hAnsi="Arial" w:cs="Arial"/>
          <w:sz w:val="24"/>
          <w:szCs w:val="24"/>
          <w:lang w:val="cs-CZ"/>
        </w:rPr>
        <w:t xml:space="preserve">První </w:t>
      </w:r>
      <w:r w:rsidR="00E230E0" w:rsidRPr="00C52F55">
        <w:rPr>
          <w:rFonts w:ascii="Arial" w:eastAsia="Calibri" w:hAnsi="Arial" w:cs="Arial"/>
          <w:sz w:val="24"/>
          <w:szCs w:val="24"/>
          <w:lang w:val="cs-CZ"/>
        </w:rPr>
        <w:t>cvičení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 xml:space="preserve"> je </w:t>
      </w:r>
      <w:r w:rsidR="00E230E0" w:rsidRPr="00C52F55">
        <w:rPr>
          <w:rFonts w:ascii="Arial" w:eastAsia="Calibri" w:hAnsi="Arial" w:cs="Arial"/>
          <w:sz w:val="24"/>
          <w:szCs w:val="24"/>
          <w:lang w:val="cs-CZ"/>
        </w:rPr>
        <w:t xml:space="preserve">určené k 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>z</w:t>
      </w:r>
      <w:r w:rsidR="005027B7" w:rsidRPr="00C52F55">
        <w:rPr>
          <w:rFonts w:ascii="Arial" w:eastAsia="Calibri" w:hAnsi="Arial" w:cs="Arial"/>
          <w:sz w:val="24"/>
          <w:szCs w:val="24"/>
          <w:lang w:val="cs-CZ"/>
        </w:rPr>
        <w:t>ískání dostatečného množství podkladů pro z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>pracování posudku na dva senescen</w:t>
      </w:r>
      <w:r w:rsidR="00E230E0" w:rsidRPr="00C52F55">
        <w:rPr>
          <w:rFonts w:ascii="Arial" w:eastAsia="Calibri" w:hAnsi="Arial" w:cs="Arial"/>
          <w:sz w:val="24"/>
          <w:szCs w:val="24"/>
          <w:lang w:val="cs-CZ"/>
        </w:rPr>
        <w:t>tn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>í stromy</w:t>
      </w:r>
      <w:r w:rsidR="0076444A" w:rsidRPr="00C52F55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5027B7" w:rsidRPr="00C52F55">
        <w:rPr>
          <w:rFonts w:ascii="Arial" w:eastAsia="Calibri" w:hAnsi="Arial" w:cs="Arial"/>
          <w:sz w:val="24"/>
          <w:szCs w:val="24"/>
          <w:lang w:val="cs-CZ"/>
        </w:rPr>
        <w:t>včetně</w:t>
      </w:r>
      <w:r w:rsidR="0076444A" w:rsidRPr="00C52F55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E230E0" w:rsidRPr="00C52F55">
        <w:rPr>
          <w:rFonts w:ascii="Arial" w:eastAsia="Calibri" w:hAnsi="Arial" w:cs="Arial"/>
          <w:sz w:val="24"/>
          <w:szCs w:val="24"/>
          <w:lang w:val="cs-CZ"/>
        </w:rPr>
        <w:t xml:space="preserve">návrhu </w:t>
      </w:r>
      <w:r w:rsidR="0076444A" w:rsidRPr="00C52F55">
        <w:rPr>
          <w:rFonts w:ascii="Arial" w:eastAsia="Calibri" w:hAnsi="Arial" w:cs="Arial"/>
          <w:sz w:val="24"/>
          <w:szCs w:val="24"/>
          <w:lang w:val="cs-CZ"/>
        </w:rPr>
        <w:t>plánu péče</w:t>
      </w:r>
      <w:r w:rsidR="00DF5BC6" w:rsidRPr="00C52F55">
        <w:rPr>
          <w:rFonts w:ascii="Arial" w:eastAsia="Calibri" w:hAnsi="Arial" w:cs="Arial"/>
          <w:sz w:val="24"/>
          <w:szCs w:val="24"/>
          <w:lang w:val="cs-CZ"/>
        </w:rPr>
        <w:t xml:space="preserve">. </w:t>
      </w:r>
      <w:r w:rsidR="0076444A" w:rsidRPr="00C52F55">
        <w:rPr>
          <w:rFonts w:ascii="Arial" w:eastAsia="Calibri" w:hAnsi="Arial" w:cs="Arial"/>
          <w:sz w:val="24"/>
          <w:szCs w:val="24"/>
          <w:lang w:val="cs-CZ"/>
        </w:rPr>
        <w:t xml:space="preserve">Později </w:t>
      </w:r>
      <w:r w:rsidR="00CE6869" w:rsidRPr="00C52F55">
        <w:rPr>
          <w:rFonts w:ascii="Arial" w:eastAsia="Calibri" w:hAnsi="Arial" w:cs="Arial"/>
          <w:sz w:val="24"/>
          <w:szCs w:val="24"/>
          <w:lang w:val="cs-CZ"/>
        </w:rPr>
        <w:t xml:space="preserve">je vyhrazeno dalších </w:t>
      </w:r>
      <w:r w:rsidR="00E1064B" w:rsidRPr="00C52F55">
        <w:rPr>
          <w:rFonts w:ascii="Arial" w:eastAsia="Calibri" w:hAnsi="Arial" w:cs="Arial"/>
          <w:sz w:val="24"/>
          <w:szCs w:val="24"/>
          <w:lang w:val="cs-CZ"/>
        </w:rPr>
        <w:t>120 minut</w:t>
      </w:r>
      <w:r w:rsidR="00DF5BC6" w:rsidRPr="00C52F55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7F60DA" w:rsidRPr="00C52F55">
        <w:rPr>
          <w:rFonts w:ascii="Arial" w:eastAsia="Calibri" w:hAnsi="Arial" w:cs="Arial"/>
          <w:sz w:val="24"/>
          <w:szCs w:val="24"/>
          <w:lang w:val="cs-CZ"/>
        </w:rPr>
        <w:t xml:space="preserve">na zpracování </w:t>
      </w:r>
      <w:r w:rsidR="00A02A6C" w:rsidRPr="00C52F55">
        <w:rPr>
          <w:rFonts w:ascii="Arial" w:eastAsia="Calibri" w:hAnsi="Arial" w:cs="Arial"/>
          <w:sz w:val="24"/>
          <w:szCs w:val="24"/>
          <w:lang w:val="cs-CZ"/>
        </w:rPr>
        <w:t>posudku</w:t>
      </w:r>
      <w:r w:rsidR="007F60DA" w:rsidRPr="00C52F55">
        <w:rPr>
          <w:rFonts w:ascii="Arial" w:eastAsia="Calibri" w:hAnsi="Arial" w:cs="Arial"/>
          <w:sz w:val="24"/>
          <w:szCs w:val="24"/>
          <w:lang w:val="cs-CZ"/>
        </w:rPr>
        <w:t xml:space="preserve">. </w:t>
      </w:r>
    </w:p>
    <w:p w14:paraId="0E0DB055" w14:textId="59FE17EF" w:rsidR="00557A08" w:rsidRPr="00C52F55" w:rsidRDefault="003F73C9" w:rsidP="00C52F55">
      <w:pPr>
        <w:pStyle w:val="Odstavecseseznamem"/>
        <w:numPr>
          <w:ilvl w:val="0"/>
          <w:numId w:val="28"/>
        </w:numPr>
        <w:spacing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C52F55">
        <w:rPr>
          <w:rFonts w:ascii="Arial" w:eastAsia="Calibri" w:hAnsi="Arial" w:cs="Arial"/>
          <w:sz w:val="24"/>
          <w:szCs w:val="24"/>
          <w:lang w:val="cs-CZ"/>
        </w:rPr>
        <w:t>Druh</w:t>
      </w:r>
      <w:r w:rsidR="00CE6869" w:rsidRPr="00C52F55">
        <w:rPr>
          <w:rFonts w:ascii="Arial" w:eastAsia="Calibri" w:hAnsi="Arial" w:cs="Arial"/>
          <w:sz w:val="24"/>
          <w:szCs w:val="24"/>
          <w:lang w:val="cs-CZ"/>
        </w:rPr>
        <w:t>é cvičení</w:t>
      </w:r>
      <w:r w:rsidR="00E365FF" w:rsidRPr="00C52F55">
        <w:rPr>
          <w:rFonts w:ascii="Arial" w:eastAsia="Calibri" w:hAnsi="Arial" w:cs="Arial"/>
          <w:sz w:val="24"/>
          <w:szCs w:val="24"/>
          <w:lang w:val="cs-CZ"/>
        </w:rPr>
        <w:t xml:space="preserve"> se vztahuje k historickému vývoji stromu a okolní krajiny. </w:t>
      </w:r>
      <w:r w:rsidR="002A06AC" w:rsidRPr="00C52F55">
        <w:rPr>
          <w:rFonts w:ascii="Arial" w:eastAsia="Calibri" w:hAnsi="Arial" w:cs="Arial"/>
          <w:sz w:val="24"/>
          <w:szCs w:val="24"/>
          <w:lang w:val="cs-CZ"/>
        </w:rPr>
        <w:t xml:space="preserve">Není nutné odpovědi zpracovávat písemnou formou, ale v případě potřeby si můžete </w:t>
      </w:r>
      <w:r w:rsidR="009902A0" w:rsidRPr="00C52F55">
        <w:rPr>
          <w:rFonts w:ascii="Arial" w:eastAsia="Calibri" w:hAnsi="Arial" w:cs="Arial"/>
          <w:sz w:val="24"/>
          <w:szCs w:val="24"/>
          <w:lang w:val="cs-CZ"/>
        </w:rPr>
        <w:t xml:space="preserve">dělat písemné poznámky. </w:t>
      </w:r>
    </w:p>
    <w:p w14:paraId="1949979E" w14:textId="03E924B0" w:rsidR="005C0735" w:rsidRPr="00C52F55" w:rsidRDefault="009902A0" w:rsidP="00C52F55">
      <w:pPr>
        <w:pStyle w:val="Odstavecseseznamem"/>
        <w:numPr>
          <w:ilvl w:val="0"/>
          <w:numId w:val="28"/>
        </w:numPr>
        <w:spacing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C52F55">
        <w:rPr>
          <w:rFonts w:ascii="Arial" w:eastAsia="Calibri" w:hAnsi="Arial" w:cs="Arial"/>
          <w:sz w:val="24"/>
          <w:szCs w:val="24"/>
          <w:lang w:val="cs-CZ"/>
        </w:rPr>
        <w:t>Třetí úkol se vztahuje k</w:t>
      </w:r>
      <w:r w:rsidR="00AB4FDE" w:rsidRPr="00C52F55">
        <w:rPr>
          <w:rFonts w:ascii="Arial" w:eastAsia="Calibri" w:hAnsi="Arial" w:cs="Arial"/>
          <w:sz w:val="24"/>
          <w:szCs w:val="24"/>
          <w:lang w:val="cs-CZ"/>
        </w:rPr>
        <w:t>e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AB4FDE" w:rsidRPr="00C52F55">
        <w:rPr>
          <w:rFonts w:ascii="Arial" w:eastAsia="Calibri" w:hAnsi="Arial" w:cs="Arial"/>
          <w:sz w:val="24"/>
          <w:szCs w:val="24"/>
          <w:lang w:val="cs-CZ"/>
        </w:rPr>
        <w:t>z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>hod</w:t>
      </w:r>
      <w:r w:rsidR="003F212F" w:rsidRPr="00C52F55">
        <w:rPr>
          <w:rFonts w:ascii="Arial" w:eastAsia="Calibri" w:hAnsi="Arial" w:cs="Arial"/>
          <w:sz w:val="24"/>
          <w:szCs w:val="24"/>
          <w:lang w:val="cs-CZ"/>
        </w:rPr>
        <w:t>n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>ocení</w:t>
      </w:r>
      <w:r w:rsidR="00AB4FDE" w:rsidRPr="00C52F55">
        <w:rPr>
          <w:rFonts w:ascii="Arial" w:eastAsia="Calibri" w:hAnsi="Arial" w:cs="Arial"/>
          <w:sz w:val="24"/>
          <w:szCs w:val="24"/>
          <w:lang w:val="cs-CZ"/>
        </w:rPr>
        <w:t xml:space="preserve"> rizika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AB4FDE" w:rsidRPr="00C52F55">
        <w:rPr>
          <w:rFonts w:ascii="Arial" w:eastAsia="Calibri" w:hAnsi="Arial" w:cs="Arial"/>
          <w:sz w:val="24"/>
          <w:szCs w:val="24"/>
          <w:lang w:val="cs-CZ"/>
        </w:rPr>
        <w:t>(</w:t>
      </w:r>
      <w:r w:rsidRPr="00C52F55">
        <w:rPr>
          <w:rFonts w:ascii="Arial" w:eastAsia="Calibri" w:hAnsi="Arial" w:cs="Arial"/>
          <w:sz w:val="24"/>
          <w:szCs w:val="24"/>
          <w:lang w:val="cs-CZ"/>
        </w:rPr>
        <w:t>provozní bezpečnosti</w:t>
      </w:r>
      <w:r w:rsidR="00AB4FDE" w:rsidRPr="00C52F55">
        <w:rPr>
          <w:rFonts w:ascii="Arial" w:eastAsia="Calibri" w:hAnsi="Arial" w:cs="Arial"/>
          <w:sz w:val="24"/>
          <w:szCs w:val="24"/>
          <w:lang w:val="cs-CZ"/>
        </w:rPr>
        <w:t xml:space="preserve">), </w:t>
      </w:r>
      <w:r w:rsidR="00AB29BA" w:rsidRPr="00C52F55">
        <w:rPr>
          <w:rFonts w:ascii="Arial" w:eastAsia="Calibri" w:hAnsi="Arial" w:cs="Arial"/>
          <w:sz w:val="24"/>
          <w:szCs w:val="24"/>
          <w:lang w:val="cs-CZ"/>
        </w:rPr>
        <w:t xml:space="preserve">které </w:t>
      </w:r>
      <w:r w:rsidR="003F212F" w:rsidRPr="00C52F55">
        <w:rPr>
          <w:rFonts w:ascii="Arial" w:eastAsia="Calibri" w:hAnsi="Arial" w:cs="Arial"/>
          <w:sz w:val="24"/>
          <w:szCs w:val="24"/>
          <w:lang w:val="cs-CZ"/>
        </w:rPr>
        <w:t>strom</w:t>
      </w:r>
      <w:r w:rsidR="00AB29BA" w:rsidRPr="00C52F55">
        <w:rPr>
          <w:rFonts w:ascii="Arial" w:eastAsia="Calibri" w:hAnsi="Arial" w:cs="Arial"/>
          <w:sz w:val="24"/>
          <w:szCs w:val="24"/>
          <w:lang w:val="cs-CZ"/>
        </w:rPr>
        <w:t xml:space="preserve"> představuje</w:t>
      </w:r>
      <w:r w:rsidR="003F212F" w:rsidRPr="00C52F55">
        <w:rPr>
          <w:rFonts w:ascii="Arial" w:eastAsia="Calibri" w:hAnsi="Arial" w:cs="Arial"/>
          <w:sz w:val="24"/>
          <w:szCs w:val="24"/>
          <w:lang w:val="cs-CZ"/>
        </w:rPr>
        <w:t>.</w:t>
      </w:r>
      <w:r w:rsidR="00EB39FE" w:rsidRPr="00C52F55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3F212F" w:rsidRPr="00C52F55">
        <w:rPr>
          <w:rFonts w:ascii="Arial" w:eastAsia="Calibri" w:hAnsi="Arial" w:cs="Arial"/>
          <w:sz w:val="24"/>
          <w:szCs w:val="24"/>
          <w:lang w:val="cs-CZ"/>
        </w:rPr>
        <w:t xml:space="preserve">Není nutné odpovědi zpracovávat písemnou formou, ale v případě potřeby si můžete dělat písemné poznámky. </w:t>
      </w:r>
    </w:p>
    <w:p w14:paraId="2C7DEB1E" w14:textId="52ADC016" w:rsidR="00EB39FE" w:rsidRPr="00C52F55" w:rsidRDefault="00D37DD2" w:rsidP="00C52F55">
      <w:pPr>
        <w:pStyle w:val="Odstavecseseznamem"/>
        <w:numPr>
          <w:ilvl w:val="0"/>
          <w:numId w:val="28"/>
        </w:numPr>
        <w:spacing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C52F55">
        <w:rPr>
          <w:rFonts w:ascii="Arial" w:hAnsi="Arial" w:cs="Arial"/>
          <w:sz w:val="24"/>
          <w:szCs w:val="24"/>
          <w:lang w:val="cs-CZ"/>
        </w:rPr>
        <w:t>Prosím, nekonzultujte nic s ostatními kandidáty.</w:t>
      </w:r>
      <w:r w:rsidR="00EB39FE" w:rsidRPr="00C52F55">
        <w:rPr>
          <w:rFonts w:ascii="Arial" w:eastAsia="Calibri" w:hAnsi="Arial" w:cs="Arial"/>
          <w:sz w:val="24"/>
          <w:szCs w:val="24"/>
          <w:lang w:val="cs-CZ"/>
        </w:rPr>
        <w:t xml:space="preserve"> </w:t>
      </w:r>
    </w:p>
    <w:p w14:paraId="75B1B0B1" w14:textId="22B8A745" w:rsidR="00EB39FE" w:rsidRPr="00C52F55" w:rsidRDefault="00D37DD2" w:rsidP="00C52F55">
      <w:pPr>
        <w:pStyle w:val="Odstavecseseznamem"/>
        <w:numPr>
          <w:ilvl w:val="0"/>
          <w:numId w:val="28"/>
        </w:numPr>
        <w:spacing w:line="360" w:lineRule="auto"/>
        <w:ind w:left="1134"/>
        <w:rPr>
          <w:rFonts w:ascii="Arial" w:eastAsia="Calibri" w:hAnsi="Arial" w:cs="Arial"/>
          <w:sz w:val="24"/>
          <w:szCs w:val="24"/>
          <w:lang w:val="cs-CZ"/>
        </w:rPr>
      </w:pPr>
      <w:r w:rsidRPr="00C52F55">
        <w:rPr>
          <w:rFonts w:ascii="Arial" w:eastAsia="Calibri" w:hAnsi="Arial" w:cs="Arial"/>
          <w:sz w:val="24"/>
          <w:szCs w:val="24"/>
          <w:lang w:val="cs-CZ"/>
        </w:rPr>
        <w:t>Můžete používat fotoaparát</w:t>
      </w:r>
      <w:r w:rsidR="00074064" w:rsidRPr="00C52F55">
        <w:rPr>
          <w:rFonts w:ascii="Arial" w:eastAsia="Calibri" w:hAnsi="Arial" w:cs="Arial"/>
          <w:sz w:val="24"/>
          <w:szCs w:val="24"/>
          <w:lang w:val="cs-CZ"/>
        </w:rPr>
        <w:t xml:space="preserve"> za účelem zpracování fotodokumentace stromů pro zařazení do</w:t>
      </w:r>
      <w:r w:rsidR="0034424D" w:rsidRPr="00C52F55">
        <w:rPr>
          <w:rFonts w:ascii="Arial" w:eastAsia="Calibri" w:hAnsi="Arial" w:cs="Arial"/>
          <w:sz w:val="24"/>
          <w:szCs w:val="24"/>
          <w:lang w:val="cs-CZ"/>
        </w:rPr>
        <w:t xml:space="preserve"> posudku</w:t>
      </w:r>
      <w:r w:rsidR="00074064" w:rsidRPr="00C52F55">
        <w:rPr>
          <w:rFonts w:ascii="Arial" w:eastAsia="Calibri" w:hAnsi="Arial" w:cs="Arial"/>
          <w:sz w:val="24"/>
          <w:szCs w:val="24"/>
          <w:lang w:val="cs-CZ"/>
        </w:rPr>
        <w:t xml:space="preserve">, ovšem využívání jiné techniky (zahrnující internetové </w:t>
      </w:r>
      <w:r w:rsidR="00074064" w:rsidRPr="00C52F55">
        <w:rPr>
          <w:rFonts w:ascii="Arial" w:eastAsia="Calibri" w:hAnsi="Arial" w:cs="Arial"/>
          <w:sz w:val="24"/>
          <w:szCs w:val="24"/>
          <w:lang w:val="cs-CZ"/>
        </w:rPr>
        <w:lastRenderedPageBreak/>
        <w:t>připojení)</w:t>
      </w:r>
      <w:r w:rsidR="00E227C1" w:rsidRPr="00C52F55">
        <w:rPr>
          <w:rFonts w:ascii="Arial" w:eastAsia="Calibri" w:hAnsi="Arial" w:cs="Arial"/>
          <w:sz w:val="24"/>
          <w:szCs w:val="24"/>
          <w:lang w:val="cs-CZ"/>
        </w:rPr>
        <w:t xml:space="preserve"> není dovoleno</w:t>
      </w:r>
      <w:r w:rsidR="00EB39FE" w:rsidRPr="00C52F55">
        <w:rPr>
          <w:rFonts w:ascii="Arial" w:eastAsia="Calibri" w:hAnsi="Arial" w:cs="Arial"/>
          <w:sz w:val="24"/>
          <w:szCs w:val="24"/>
          <w:lang w:val="cs-CZ"/>
        </w:rPr>
        <w:t xml:space="preserve">. </w:t>
      </w:r>
      <w:r w:rsidR="004F2806" w:rsidRPr="00C52F55">
        <w:rPr>
          <w:rFonts w:ascii="Arial" w:eastAsia="Calibri" w:hAnsi="Arial" w:cs="Arial"/>
          <w:sz w:val="24"/>
          <w:szCs w:val="24"/>
          <w:lang w:val="cs-CZ"/>
        </w:rPr>
        <w:t xml:space="preserve">Příležitost ke stažení fotek na váš notebook budete mít před začátkem času vyhrazeného na zpracování posudku. </w:t>
      </w:r>
    </w:p>
    <w:p w14:paraId="41128B52" w14:textId="77777777" w:rsidR="00D52F26" w:rsidRPr="008D1554" w:rsidRDefault="00D52F26" w:rsidP="004919B6">
      <w:pPr>
        <w:pStyle w:val="Odstavecseseznamem"/>
        <w:spacing w:line="360" w:lineRule="auto"/>
        <w:ind w:left="709"/>
        <w:rPr>
          <w:rFonts w:ascii="Arial" w:eastAsia="Calibri" w:hAnsi="Arial" w:cs="Arial"/>
          <w:sz w:val="24"/>
          <w:szCs w:val="24"/>
          <w:lang w:val="cs-CZ"/>
        </w:rPr>
      </w:pPr>
    </w:p>
    <w:p w14:paraId="25D8565B" w14:textId="24925720" w:rsidR="00D52F26" w:rsidRPr="008D1554" w:rsidRDefault="00782D04" w:rsidP="004919B6">
      <w:pPr>
        <w:tabs>
          <w:tab w:val="left" w:pos="426"/>
        </w:tabs>
        <w:spacing w:line="360" w:lineRule="auto"/>
        <w:ind w:left="1275" w:right="3" w:hanging="567"/>
        <w:contextualSpacing/>
        <w:rPr>
          <w:rFonts w:ascii="Arial" w:hAnsi="Arial" w:cs="Arial"/>
          <w:b/>
          <w:lang w:val="cs-CZ"/>
        </w:rPr>
      </w:pPr>
      <w:r>
        <w:rPr>
          <w:rFonts w:ascii="Arial" w:hAnsi="Arial" w:cs="Arial"/>
          <w:lang w:val="cs-CZ"/>
        </w:rPr>
        <w:t>10.2</w:t>
      </w:r>
      <w:r w:rsidR="00D52F26" w:rsidRPr="008D1554">
        <w:rPr>
          <w:rFonts w:ascii="Arial" w:hAnsi="Arial" w:cs="Arial"/>
          <w:lang w:val="cs-CZ"/>
        </w:rPr>
        <w:t>.3</w:t>
      </w:r>
      <w:r w:rsidR="00D52F26" w:rsidRPr="008D1554">
        <w:rPr>
          <w:rFonts w:ascii="Arial" w:hAnsi="Arial" w:cs="Arial"/>
          <w:b/>
          <w:lang w:val="cs-CZ"/>
        </w:rPr>
        <w:t xml:space="preserve"> </w:t>
      </w:r>
      <w:r w:rsidR="009533D8">
        <w:rPr>
          <w:rFonts w:ascii="Arial" w:hAnsi="Arial" w:cs="Arial"/>
          <w:b/>
          <w:lang w:val="cs-CZ"/>
        </w:rPr>
        <w:t>Zpracování posudku</w:t>
      </w:r>
    </w:p>
    <w:p w14:paraId="7775B234" w14:textId="0E3F1DC0" w:rsidR="00D52F26" w:rsidRPr="008D1554" w:rsidRDefault="00E227C1" w:rsidP="004919B6">
      <w:pPr>
        <w:spacing w:after="160" w:line="360" w:lineRule="auto"/>
        <w:ind w:left="709"/>
        <w:contextualSpacing/>
        <w:rPr>
          <w:rFonts w:ascii="Arial" w:eastAsia="Calibri" w:hAnsi="Arial" w:cs="Arial"/>
          <w:lang w:val="cs-CZ" w:eastAsia="en-US"/>
        </w:rPr>
      </w:pPr>
      <w:r w:rsidRPr="008D1554">
        <w:rPr>
          <w:rFonts w:ascii="Arial" w:hAnsi="Arial" w:cs="Arial"/>
          <w:lang w:val="cs-CZ"/>
        </w:rPr>
        <w:t>Informace a pravidla pro kandidáty</w:t>
      </w:r>
      <w:r w:rsidR="00D52F26" w:rsidRPr="008D1554">
        <w:rPr>
          <w:rFonts w:ascii="Arial" w:eastAsia="Calibri" w:hAnsi="Arial" w:cs="Arial"/>
          <w:lang w:val="cs-CZ" w:eastAsia="en-US"/>
        </w:rPr>
        <w:t>:</w:t>
      </w:r>
    </w:p>
    <w:p w14:paraId="3ACF5EB2" w14:textId="730E3097" w:rsidR="000C17AE" w:rsidRPr="00971A81" w:rsidRDefault="00E227C1" w:rsidP="00971A81">
      <w:pPr>
        <w:pStyle w:val="Odstavecseseznamem"/>
        <w:numPr>
          <w:ilvl w:val="0"/>
          <w:numId w:val="29"/>
        </w:numPr>
        <w:spacing w:line="360" w:lineRule="auto"/>
        <w:rPr>
          <w:rFonts w:ascii="Arial" w:eastAsia="Calibri" w:hAnsi="Arial" w:cs="Arial"/>
          <w:sz w:val="24"/>
          <w:szCs w:val="24"/>
          <w:lang w:val="cs-CZ"/>
        </w:rPr>
      </w:pPr>
      <w:r w:rsidRPr="00971A81">
        <w:rPr>
          <w:rFonts w:ascii="Arial" w:eastAsia="Calibri" w:hAnsi="Arial" w:cs="Arial"/>
          <w:sz w:val="24"/>
          <w:szCs w:val="24"/>
          <w:lang w:val="cs-CZ"/>
        </w:rPr>
        <w:t>Poté, co</w:t>
      </w:r>
      <w:r w:rsidR="009533D8" w:rsidRPr="00971A81">
        <w:rPr>
          <w:rFonts w:ascii="Arial" w:eastAsia="Calibri" w:hAnsi="Arial" w:cs="Arial"/>
          <w:sz w:val="24"/>
          <w:szCs w:val="24"/>
          <w:lang w:val="cs-CZ"/>
        </w:rPr>
        <w:t xml:space="preserve"> bude</w:t>
      </w:r>
      <w:r w:rsidRPr="00971A81">
        <w:rPr>
          <w:rFonts w:ascii="Arial" w:eastAsia="Calibri" w:hAnsi="Arial" w:cs="Arial"/>
          <w:sz w:val="24"/>
          <w:szCs w:val="24"/>
          <w:lang w:val="cs-CZ"/>
        </w:rPr>
        <w:t xml:space="preserve"> provede</w:t>
      </w:r>
      <w:r w:rsidR="009533D8" w:rsidRPr="00971A81">
        <w:rPr>
          <w:rFonts w:ascii="Arial" w:eastAsia="Calibri" w:hAnsi="Arial" w:cs="Arial"/>
          <w:sz w:val="24"/>
          <w:szCs w:val="24"/>
          <w:lang w:val="cs-CZ"/>
        </w:rPr>
        <w:t>n</w:t>
      </w:r>
      <w:r w:rsidRPr="00971A81">
        <w:rPr>
          <w:rFonts w:ascii="Arial" w:eastAsia="Calibri" w:hAnsi="Arial" w:cs="Arial"/>
          <w:sz w:val="24"/>
          <w:szCs w:val="24"/>
          <w:lang w:val="cs-CZ"/>
        </w:rPr>
        <w:t xml:space="preserve"> </w:t>
      </w:r>
      <w:r w:rsidR="009533D8" w:rsidRPr="00971A81">
        <w:rPr>
          <w:rFonts w:ascii="Arial" w:eastAsia="Calibri" w:hAnsi="Arial" w:cs="Arial"/>
          <w:sz w:val="24"/>
          <w:szCs w:val="24"/>
          <w:lang w:val="cs-CZ"/>
        </w:rPr>
        <w:t>dendrologický průzkum stromů</w:t>
      </w:r>
      <w:r w:rsidRPr="00971A81">
        <w:rPr>
          <w:rFonts w:ascii="Arial" w:eastAsia="Calibri" w:hAnsi="Arial" w:cs="Arial"/>
          <w:sz w:val="24"/>
          <w:szCs w:val="24"/>
          <w:lang w:val="cs-CZ"/>
        </w:rPr>
        <w:t xml:space="preserve"> (viz bod </w:t>
      </w:r>
      <w:r w:rsidR="00FB3837" w:rsidRPr="00971A81">
        <w:rPr>
          <w:rFonts w:ascii="Arial" w:eastAsia="Calibri" w:hAnsi="Arial" w:cs="Arial"/>
          <w:sz w:val="24"/>
          <w:szCs w:val="24"/>
          <w:lang w:val="cs-CZ"/>
        </w:rPr>
        <w:t>9.2</w:t>
      </w:r>
      <w:r w:rsidR="000D0D86" w:rsidRPr="00971A81">
        <w:rPr>
          <w:rFonts w:ascii="Arial" w:eastAsia="Calibri" w:hAnsi="Arial" w:cs="Arial"/>
          <w:sz w:val="24"/>
          <w:szCs w:val="24"/>
          <w:lang w:val="cs-CZ"/>
        </w:rPr>
        <w:t>.2</w:t>
      </w:r>
      <w:r w:rsidRPr="00971A81">
        <w:rPr>
          <w:rFonts w:ascii="Arial" w:eastAsia="Calibri" w:hAnsi="Arial" w:cs="Arial"/>
          <w:sz w:val="24"/>
          <w:szCs w:val="24"/>
          <w:lang w:val="cs-CZ"/>
        </w:rPr>
        <w:t>)</w:t>
      </w:r>
      <w:r w:rsidR="00FB3837" w:rsidRPr="00971A81">
        <w:rPr>
          <w:rFonts w:ascii="Arial" w:eastAsia="Calibri" w:hAnsi="Arial" w:cs="Arial"/>
          <w:sz w:val="24"/>
          <w:szCs w:val="24"/>
          <w:lang w:val="cs-CZ"/>
        </w:rPr>
        <w:t xml:space="preserve">, </w:t>
      </w:r>
      <w:r w:rsidRPr="00971A81">
        <w:rPr>
          <w:rFonts w:ascii="Arial" w:eastAsia="Calibri" w:hAnsi="Arial" w:cs="Arial"/>
          <w:sz w:val="24"/>
          <w:szCs w:val="24"/>
          <w:lang w:val="cs-CZ"/>
        </w:rPr>
        <w:t xml:space="preserve">mají kandidáti </w:t>
      </w:r>
      <w:r w:rsidR="00C410AC" w:rsidRPr="00971A81">
        <w:rPr>
          <w:rFonts w:ascii="Arial" w:eastAsia="Calibri" w:hAnsi="Arial" w:cs="Arial"/>
          <w:sz w:val="24"/>
          <w:szCs w:val="24"/>
          <w:lang w:val="cs-CZ"/>
        </w:rPr>
        <w:t xml:space="preserve">120 minut </w:t>
      </w:r>
      <w:r w:rsidRPr="00971A81">
        <w:rPr>
          <w:rFonts w:ascii="Arial" w:eastAsia="Calibri" w:hAnsi="Arial" w:cs="Arial"/>
          <w:sz w:val="24"/>
          <w:szCs w:val="24"/>
          <w:lang w:val="cs-CZ"/>
        </w:rPr>
        <w:t xml:space="preserve">na zpracování </w:t>
      </w:r>
      <w:r w:rsidR="00AF3D3B">
        <w:rPr>
          <w:rFonts w:ascii="Arial" w:eastAsia="Calibri" w:hAnsi="Arial" w:cs="Arial"/>
          <w:sz w:val="24"/>
          <w:szCs w:val="24"/>
          <w:lang w:val="cs-CZ"/>
        </w:rPr>
        <w:t>závěrečné</w:t>
      </w:r>
      <w:r w:rsidRPr="00971A81">
        <w:rPr>
          <w:rFonts w:ascii="Arial" w:eastAsia="Calibri" w:hAnsi="Arial" w:cs="Arial"/>
          <w:sz w:val="24"/>
          <w:szCs w:val="24"/>
          <w:lang w:val="cs-CZ"/>
        </w:rPr>
        <w:t xml:space="preserve"> zpráv</w:t>
      </w:r>
      <w:r w:rsidR="00AF3D3B">
        <w:rPr>
          <w:rFonts w:ascii="Arial" w:eastAsia="Calibri" w:hAnsi="Arial" w:cs="Arial"/>
          <w:sz w:val="24"/>
          <w:szCs w:val="24"/>
          <w:lang w:val="cs-CZ"/>
        </w:rPr>
        <w:t>y</w:t>
      </w:r>
      <w:r w:rsidR="00D160B0" w:rsidRPr="00971A81">
        <w:rPr>
          <w:rFonts w:ascii="Arial" w:eastAsia="Calibri" w:hAnsi="Arial" w:cs="Arial"/>
          <w:sz w:val="24"/>
          <w:szCs w:val="24"/>
          <w:lang w:val="cs-CZ"/>
        </w:rPr>
        <w:t xml:space="preserve"> (posudků</w:t>
      </w:r>
      <w:r w:rsidR="00531B0D">
        <w:rPr>
          <w:rFonts w:ascii="Arial" w:eastAsia="Calibri" w:hAnsi="Arial" w:cs="Arial"/>
          <w:sz w:val="24"/>
          <w:szCs w:val="24"/>
          <w:lang w:val="cs-CZ"/>
        </w:rPr>
        <w:t xml:space="preserve"> včetně návrhů opatření</w:t>
      </w:r>
      <w:r w:rsidR="00D160B0" w:rsidRPr="00971A81">
        <w:rPr>
          <w:rFonts w:ascii="Arial" w:eastAsia="Calibri" w:hAnsi="Arial" w:cs="Arial"/>
          <w:sz w:val="24"/>
          <w:szCs w:val="24"/>
          <w:lang w:val="cs-CZ"/>
        </w:rPr>
        <w:t>)</w:t>
      </w:r>
      <w:r w:rsidR="0096217A" w:rsidRPr="00971A81">
        <w:rPr>
          <w:rFonts w:ascii="Arial" w:eastAsia="Calibri" w:hAnsi="Arial" w:cs="Arial"/>
          <w:sz w:val="24"/>
          <w:szCs w:val="24"/>
          <w:lang w:val="cs-CZ"/>
        </w:rPr>
        <w:t xml:space="preserve">. </w:t>
      </w:r>
    </w:p>
    <w:p w14:paraId="367542B0" w14:textId="60D84035" w:rsidR="00782D04" w:rsidRPr="00971A81" w:rsidRDefault="00782D04" w:rsidP="00971A81">
      <w:pPr>
        <w:pStyle w:val="Odstavecseseznamem"/>
        <w:numPr>
          <w:ilvl w:val="0"/>
          <w:numId w:val="29"/>
        </w:numPr>
        <w:spacing w:line="360" w:lineRule="auto"/>
        <w:rPr>
          <w:rFonts w:ascii="Arial" w:eastAsia="Calibri" w:hAnsi="Arial" w:cs="Arial"/>
          <w:sz w:val="24"/>
          <w:szCs w:val="24"/>
          <w:lang w:val="cs-CZ"/>
        </w:rPr>
      </w:pPr>
      <w:r w:rsidRPr="00971A81">
        <w:rPr>
          <w:rFonts w:ascii="Arial" w:hAnsi="Arial" w:cs="Arial"/>
          <w:sz w:val="24"/>
          <w:szCs w:val="24"/>
          <w:lang w:val="cs-CZ" w:eastAsia="ar-SA"/>
        </w:rPr>
        <w:t xml:space="preserve">Kandidáti </w:t>
      </w:r>
      <w:r w:rsidR="005E2280">
        <w:rPr>
          <w:rFonts w:ascii="Arial" w:hAnsi="Arial" w:cs="Arial"/>
          <w:sz w:val="24"/>
          <w:szCs w:val="24"/>
          <w:lang w:val="cs-CZ" w:eastAsia="ar-SA"/>
        </w:rPr>
        <w:t xml:space="preserve">si </w:t>
      </w:r>
      <w:r w:rsidRPr="00971A81">
        <w:rPr>
          <w:rFonts w:ascii="Arial" w:hAnsi="Arial" w:cs="Arial"/>
          <w:sz w:val="24"/>
          <w:szCs w:val="24"/>
          <w:lang w:val="cs-CZ" w:eastAsia="ar-SA"/>
        </w:rPr>
        <w:t xml:space="preserve">musí přinést svůj notebook k vypracování posudku. Všechny fotografie pořízené během venkovní demonstrace musí být nahrány a dostupné před započetím času, který je určený pro vypracování </w:t>
      </w:r>
      <w:r w:rsidR="00B66BB5" w:rsidRPr="00971A81">
        <w:rPr>
          <w:rFonts w:ascii="Arial" w:hAnsi="Arial" w:cs="Arial"/>
          <w:sz w:val="24"/>
          <w:szCs w:val="24"/>
          <w:lang w:val="cs-CZ" w:eastAsia="ar-SA"/>
        </w:rPr>
        <w:t>posudku – přístup</w:t>
      </w:r>
      <w:r w:rsidRPr="00971A81">
        <w:rPr>
          <w:rFonts w:ascii="Arial" w:hAnsi="Arial" w:cs="Arial"/>
          <w:sz w:val="24"/>
          <w:szCs w:val="24"/>
          <w:lang w:val="cs-CZ" w:eastAsia="ar-SA"/>
        </w:rPr>
        <w:t xml:space="preserve"> k internetu během zkoušky je zakázán. </w:t>
      </w:r>
    </w:p>
    <w:p w14:paraId="7CE0F029" w14:textId="026B0C1E" w:rsidR="00971A81" w:rsidRPr="00971A81" w:rsidRDefault="0060541E" w:rsidP="00971A81">
      <w:pPr>
        <w:pStyle w:val="Odstavecseseznamem"/>
        <w:numPr>
          <w:ilvl w:val="0"/>
          <w:numId w:val="29"/>
        </w:numPr>
        <w:spacing w:line="360" w:lineRule="auto"/>
        <w:rPr>
          <w:rFonts w:ascii="Arial" w:eastAsia="Calibri" w:hAnsi="Arial" w:cs="Arial"/>
          <w:sz w:val="24"/>
          <w:szCs w:val="24"/>
          <w:lang w:val="cs-CZ"/>
        </w:rPr>
      </w:pPr>
      <w:r w:rsidRPr="00971A81">
        <w:rPr>
          <w:rFonts w:ascii="Arial" w:eastAsia="Calibri" w:hAnsi="Arial" w:cs="Arial"/>
          <w:sz w:val="24"/>
          <w:szCs w:val="24"/>
          <w:lang w:val="cs-CZ"/>
        </w:rPr>
        <w:t>Kandidátům bude poskytnutý vzor</w:t>
      </w:r>
      <w:r w:rsidR="00FD6CBA" w:rsidRPr="00971A81">
        <w:rPr>
          <w:rFonts w:ascii="Arial" w:eastAsia="Calibri" w:hAnsi="Arial" w:cs="Arial"/>
          <w:sz w:val="24"/>
          <w:szCs w:val="24"/>
          <w:lang w:val="cs-CZ"/>
        </w:rPr>
        <w:t xml:space="preserve"> formátu </w:t>
      </w:r>
      <w:r w:rsidR="009533D8" w:rsidRPr="00971A81">
        <w:rPr>
          <w:rFonts w:ascii="Arial" w:eastAsia="Calibri" w:hAnsi="Arial" w:cs="Arial"/>
          <w:sz w:val="24"/>
          <w:szCs w:val="24"/>
          <w:lang w:val="cs-CZ"/>
        </w:rPr>
        <w:t>posudku</w:t>
      </w:r>
      <w:r w:rsidR="00971A81" w:rsidRPr="00971A81">
        <w:rPr>
          <w:rFonts w:ascii="Arial" w:eastAsia="Calibri" w:hAnsi="Arial" w:cs="Arial"/>
          <w:sz w:val="24"/>
          <w:szCs w:val="24"/>
          <w:lang w:val="cs-CZ"/>
        </w:rPr>
        <w:t xml:space="preserve"> v digitální formě, který je určen pro vypracování posudku. Ten</w:t>
      </w:r>
      <w:r w:rsidR="00531B0D">
        <w:rPr>
          <w:rFonts w:ascii="Arial" w:eastAsia="Calibri" w:hAnsi="Arial" w:cs="Arial"/>
          <w:sz w:val="24"/>
          <w:szCs w:val="24"/>
          <w:lang w:val="cs-CZ"/>
        </w:rPr>
        <w:t>t</w:t>
      </w:r>
      <w:r w:rsidR="00971A81" w:rsidRPr="00971A81">
        <w:rPr>
          <w:rFonts w:ascii="Arial" w:eastAsia="Calibri" w:hAnsi="Arial" w:cs="Arial"/>
          <w:sz w:val="24"/>
          <w:szCs w:val="24"/>
          <w:lang w:val="cs-CZ"/>
        </w:rPr>
        <w:t xml:space="preserve">o dokument bude stažen zpět po ukončení zkoušky. </w:t>
      </w:r>
    </w:p>
    <w:p w14:paraId="1EA69E62" w14:textId="77777777" w:rsidR="00051633" w:rsidRPr="00971A81" w:rsidRDefault="00051633" w:rsidP="00051633">
      <w:pPr>
        <w:pStyle w:val="Odstavecseseznamem"/>
        <w:spacing w:line="360" w:lineRule="auto"/>
        <w:ind w:left="1429"/>
        <w:rPr>
          <w:rFonts w:ascii="Arial" w:eastAsia="Calibri" w:hAnsi="Arial" w:cs="Arial"/>
          <w:sz w:val="24"/>
          <w:szCs w:val="24"/>
          <w:lang w:val="cs-CZ"/>
        </w:rPr>
      </w:pPr>
    </w:p>
    <w:p w14:paraId="366F7B65" w14:textId="4EA6C684" w:rsidR="006D4EAD" w:rsidRPr="008D1554" w:rsidRDefault="006D4EAD" w:rsidP="001969E4">
      <w:pPr>
        <w:pStyle w:val="Odstavecseseznamem"/>
        <w:spacing w:after="200" w:line="360" w:lineRule="auto"/>
        <w:ind w:left="1843"/>
        <w:rPr>
          <w:rFonts w:ascii="Arial" w:eastAsia="Calibri" w:hAnsi="Arial" w:cs="Arial"/>
          <w:sz w:val="24"/>
          <w:szCs w:val="24"/>
          <w:lang w:val="cs-CZ"/>
        </w:rPr>
      </w:pPr>
      <w:r w:rsidRPr="008D1554">
        <w:rPr>
          <w:rFonts w:ascii="Arial" w:eastAsia="Calibri" w:hAnsi="Arial" w:cs="Arial"/>
          <w:sz w:val="24"/>
          <w:szCs w:val="24"/>
          <w:lang w:val="cs-CZ"/>
        </w:rPr>
        <w:br w:type="page"/>
      </w:r>
    </w:p>
    <w:p w14:paraId="1608D101" w14:textId="25F348C4" w:rsidR="00F07C89" w:rsidRPr="00BE3988" w:rsidRDefault="00F07C89" w:rsidP="00BE3988">
      <w:pPr>
        <w:pStyle w:val="Nadpis1"/>
        <w:numPr>
          <w:ilvl w:val="0"/>
          <w:numId w:val="0"/>
        </w:numPr>
        <w:ind w:left="360"/>
        <w:jc w:val="center"/>
        <w:rPr>
          <w:rFonts w:ascii="Arial" w:hAnsi="Arial" w:cs="Arial"/>
          <w:lang w:val="cs-CZ"/>
        </w:rPr>
      </w:pPr>
      <w:bookmarkStart w:id="30" w:name="_Toc20841803"/>
      <w:r w:rsidRPr="00BE3988">
        <w:rPr>
          <w:rFonts w:ascii="Arial" w:hAnsi="Arial" w:cs="Arial"/>
          <w:lang w:val="cs-CZ"/>
        </w:rPr>
        <w:lastRenderedPageBreak/>
        <w:t>1</w:t>
      </w:r>
      <w:r w:rsidR="00B3440D" w:rsidRPr="00BE3988">
        <w:rPr>
          <w:rFonts w:ascii="Arial" w:hAnsi="Arial" w:cs="Arial"/>
          <w:lang w:val="cs-CZ"/>
        </w:rPr>
        <w:t>1</w:t>
      </w:r>
      <w:r w:rsidRPr="00BE3988">
        <w:rPr>
          <w:rFonts w:ascii="Arial" w:hAnsi="Arial" w:cs="Arial"/>
          <w:lang w:val="cs-CZ"/>
        </w:rPr>
        <w:t xml:space="preserve">. </w:t>
      </w:r>
      <w:r w:rsidR="003C2741" w:rsidRPr="00BE3988">
        <w:rPr>
          <w:rFonts w:ascii="Arial" w:hAnsi="Arial" w:cs="Arial"/>
          <w:lang w:val="cs-CZ"/>
        </w:rPr>
        <w:t>Úspěšné zakončení zkoušky</w:t>
      </w:r>
      <w:bookmarkEnd w:id="30"/>
    </w:p>
    <w:p w14:paraId="6B46DAB1" w14:textId="77777777" w:rsidR="00F07C89" w:rsidRPr="008D1554" w:rsidRDefault="00F07C89" w:rsidP="00F07C89">
      <w:pPr>
        <w:tabs>
          <w:tab w:val="left" w:pos="9072"/>
        </w:tabs>
        <w:ind w:left="284"/>
        <w:rPr>
          <w:rFonts w:ascii="Arial" w:hAnsi="Arial" w:cs="Arial"/>
          <w:b/>
          <w:lang w:val="cs-CZ"/>
        </w:rPr>
      </w:pPr>
    </w:p>
    <w:p w14:paraId="1840B582" w14:textId="5F47988F" w:rsidR="00F07C89" w:rsidRPr="008D1554" w:rsidRDefault="00F07C89" w:rsidP="00F07C89">
      <w:pPr>
        <w:spacing w:line="360" w:lineRule="auto"/>
        <w:ind w:left="993" w:right="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3440D">
        <w:rPr>
          <w:rFonts w:ascii="Arial" w:hAnsi="Arial" w:cs="Arial"/>
          <w:lang w:val="cs-CZ"/>
        </w:rPr>
        <w:t>1</w:t>
      </w:r>
      <w:r w:rsidRPr="008D1554">
        <w:rPr>
          <w:rFonts w:ascii="Arial" w:hAnsi="Arial" w:cs="Arial"/>
          <w:lang w:val="cs-CZ"/>
        </w:rPr>
        <w:t>.1</w:t>
      </w:r>
      <w:r w:rsidRPr="008D1554">
        <w:rPr>
          <w:rFonts w:ascii="Arial" w:hAnsi="Arial" w:cs="Arial"/>
          <w:lang w:val="cs-CZ"/>
        </w:rPr>
        <w:tab/>
      </w:r>
      <w:r w:rsidR="000C2F7C" w:rsidRPr="008D1554">
        <w:rPr>
          <w:rFonts w:ascii="Arial" w:hAnsi="Arial" w:cs="Arial"/>
          <w:lang w:val="cs-CZ"/>
        </w:rPr>
        <w:t xml:space="preserve">Pro obě úrovně (Praktik i Konzultant) je zkouška úspěšně </w:t>
      </w:r>
      <w:r w:rsidR="006F1829" w:rsidRPr="008D1554">
        <w:rPr>
          <w:rFonts w:ascii="Arial" w:hAnsi="Arial" w:cs="Arial"/>
          <w:lang w:val="cs-CZ"/>
        </w:rPr>
        <w:t>zakončená</w:t>
      </w:r>
      <w:r w:rsidR="000C2F7C" w:rsidRPr="008D1554">
        <w:rPr>
          <w:rFonts w:ascii="Arial" w:hAnsi="Arial" w:cs="Arial"/>
          <w:lang w:val="cs-CZ"/>
        </w:rPr>
        <w:t xml:space="preserve">, pokud kandidát dosáhne </w:t>
      </w:r>
      <w:r w:rsidR="006B4521" w:rsidRPr="008D1554">
        <w:rPr>
          <w:rFonts w:ascii="Arial" w:hAnsi="Arial" w:cs="Arial"/>
          <w:lang w:val="cs-CZ"/>
        </w:rPr>
        <w:t>celkové úspěšnosti alespoň</w:t>
      </w:r>
      <w:r w:rsidR="00CA43EB" w:rsidRPr="008D1554">
        <w:rPr>
          <w:rFonts w:ascii="Arial" w:hAnsi="Arial" w:cs="Arial"/>
          <w:lang w:val="cs-CZ"/>
        </w:rPr>
        <w:t xml:space="preserve"> </w:t>
      </w:r>
      <w:r w:rsidR="00F44D4A" w:rsidRPr="008D1554">
        <w:rPr>
          <w:rFonts w:ascii="Arial" w:hAnsi="Arial" w:cs="Arial"/>
          <w:lang w:val="cs-CZ"/>
        </w:rPr>
        <w:t>75</w:t>
      </w:r>
      <w:r w:rsidR="009533D8">
        <w:rPr>
          <w:rFonts w:ascii="Arial" w:hAnsi="Arial" w:cs="Arial"/>
          <w:lang w:val="cs-CZ"/>
        </w:rPr>
        <w:t xml:space="preserve"> </w:t>
      </w:r>
      <w:r w:rsidR="00F44D4A" w:rsidRPr="008D1554">
        <w:rPr>
          <w:rFonts w:ascii="Arial" w:hAnsi="Arial" w:cs="Arial"/>
          <w:lang w:val="cs-CZ"/>
        </w:rPr>
        <w:t>%</w:t>
      </w:r>
      <w:r w:rsidRPr="008D1554">
        <w:rPr>
          <w:rFonts w:ascii="Arial" w:hAnsi="Arial" w:cs="Arial"/>
          <w:lang w:val="cs-CZ"/>
        </w:rPr>
        <w:t xml:space="preserve"> </w:t>
      </w:r>
      <w:r w:rsidR="006B4521" w:rsidRPr="008D1554">
        <w:rPr>
          <w:rFonts w:ascii="Arial" w:hAnsi="Arial" w:cs="Arial"/>
          <w:lang w:val="cs-CZ"/>
        </w:rPr>
        <w:t xml:space="preserve">se současným naplněním všech jednotlivých sekcí na alespoň </w:t>
      </w:r>
      <w:r w:rsidR="00CA43EB" w:rsidRPr="008D1554">
        <w:rPr>
          <w:rFonts w:ascii="Arial" w:hAnsi="Arial" w:cs="Arial"/>
          <w:lang w:val="cs-CZ"/>
        </w:rPr>
        <w:t>50</w:t>
      </w:r>
      <w:r w:rsidR="009533D8">
        <w:rPr>
          <w:rFonts w:ascii="Arial" w:hAnsi="Arial" w:cs="Arial"/>
          <w:lang w:val="cs-CZ"/>
        </w:rPr>
        <w:t xml:space="preserve"> </w:t>
      </w:r>
      <w:r w:rsidR="00CA43EB" w:rsidRPr="008D1554">
        <w:rPr>
          <w:rFonts w:ascii="Arial" w:hAnsi="Arial" w:cs="Arial"/>
          <w:lang w:val="cs-CZ"/>
        </w:rPr>
        <w:t>%</w:t>
      </w:r>
      <w:r w:rsidR="00C7748E" w:rsidRPr="008D1554">
        <w:rPr>
          <w:rFonts w:ascii="Arial" w:hAnsi="Arial" w:cs="Arial"/>
          <w:lang w:val="cs-CZ"/>
        </w:rPr>
        <w:t>.</w:t>
      </w:r>
    </w:p>
    <w:p w14:paraId="20D75058" w14:textId="77777777" w:rsidR="00CA43EB" w:rsidRPr="008D1554" w:rsidRDefault="00CA43EB" w:rsidP="00F07C89">
      <w:pPr>
        <w:spacing w:line="360" w:lineRule="auto"/>
        <w:ind w:left="993" w:right="3" w:hanging="709"/>
        <w:rPr>
          <w:rFonts w:ascii="Arial" w:hAnsi="Arial" w:cs="Arial"/>
          <w:lang w:val="cs-CZ"/>
        </w:rPr>
      </w:pPr>
    </w:p>
    <w:p w14:paraId="7953FA4A" w14:textId="23688E16" w:rsidR="005A4A5D" w:rsidRPr="008D1554" w:rsidRDefault="00F07C89">
      <w:pPr>
        <w:spacing w:line="360" w:lineRule="auto"/>
        <w:ind w:left="993" w:right="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3440D">
        <w:rPr>
          <w:rFonts w:ascii="Arial" w:hAnsi="Arial" w:cs="Arial"/>
          <w:lang w:val="cs-CZ"/>
        </w:rPr>
        <w:t>1</w:t>
      </w:r>
      <w:r w:rsidRPr="008D1554">
        <w:rPr>
          <w:rFonts w:ascii="Arial" w:hAnsi="Arial" w:cs="Arial"/>
          <w:lang w:val="cs-CZ"/>
        </w:rPr>
        <w:t>.2</w:t>
      </w:r>
      <w:r w:rsidRPr="008D1554">
        <w:rPr>
          <w:rFonts w:ascii="Arial" w:hAnsi="Arial" w:cs="Arial"/>
          <w:lang w:val="cs-CZ"/>
        </w:rPr>
        <w:tab/>
      </w:r>
      <w:r w:rsidR="006F1829" w:rsidRPr="008D1554">
        <w:rPr>
          <w:rFonts w:ascii="Arial" w:hAnsi="Arial" w:cs="Arial"/>
          <w:lang w:val="cs-CZ"/>
        </w:rPr>
        <w:t xml:space="preserve">Celkový počet bodů je tvořen součtem </w:t>
      </w:r>
      <w:r w:rsidR="00922745" w:rsidRPr="008D1554">
        <w:rPr>
          <w:rFonts w:ascii="Arial" w:hAnsi="Arial" w:cs="Arial"/>
          <w:lang w:val="cs-CZ"/>
        </w:rPr>
        <w:t>všech bodů, kterých kandidát dosáhl</w:t>
      </w:r>
      <w:r w:rsidR="000203BF" w:rsidRPr="008D1554">
        <w:rPr>
          <w:rFonts w:ascii="Arial" w:hAnsi="Arial" w:cs="Arial"/>
          <w:lang w:val="cs-CZ"/>
        </w:rPr>
        <w:t xml:space="preserve"> v rámci všech sekcí zkoušky, vyjádřeným numericky. </w:t>
      </w:r>
    </w:p>
    <w:p w14:paraId="700953F3" w14:textId="77777777" w:rsidR="005A4A5D" w:rsidRPr="008D1554" w:rsidRDefault="005A4A5D" w:rsidP="00275231">
      <w:pPr>
        <w:spacing w:line="360" w:lineRule="auto"/>
        <w:ind w:left="993" w:right="3" w:hanging="709"/>
        <w:rPr>
          <w:rFonts w:ascii="Arial" w:hAnsi="Arial" w:cs="Arial"/>
          <w:lang w:val="cs-CZ"/>
        </w:rPr>
      </w:pPr>
    </w:p>
    <w:p w14:paraId="5A318075" w14:textId="42620F7C" w:rsidR="00275231" w:rsidRPr="008D1554" w:rsidRDefault="00F07C89" w:rsidP="00275231">
      <w:pPr>
        <w:spacing w:line="360" w:lineRule="auto"/>
        <w:ind w:left="993" w:right="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3440D">
        <w:rPr>
          <w:rFonts w:ascii="Arial" w:hAnsi="Arial" w:cs="Arial"/>
          <w:lang w:val="cs-CZ"/>
        </w:rPr>
        <w:t>1</w:t>
      </w:r>
      <w:r w:rsidRPr="008D1554">
        <w:rPr>
          <w:rFonts w:ascii="Arial" w:hAnsi="Arial" w:cs="Arial"/>
          <w:lang w:val="cs-CZ"/>
        </w:rPr>
        <w:t>.</w:t>
      </w:r>
      <w:r w:rsidR="005A4A5D" w:rsidRPr="008D1554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ab/>
      </w:r>
      <w:bookmarkStart w:id="31" w:name="_Hlk22803023"/>
      <w:r w:rsidR="000203BF" w:rsidRPr="008D1554">
        <w:rPr>
          <w:rFonts w:ascii="Arial" w:hAnsi="Arial" w:cs="Arial"/>
          <w:lang w:val="cs-CZ"/>
        </w:rPr>
        <w:t xml:space="preserve">Kandidát musí dosáhnout minimální hranice </w:t>
      </w:r>
      <w:r w:rsidR="00C526F1" w:rsidRPr="008D1554">
        <w:rPr>
          <w:rFonts w:ascii="Arial" w:hAnsi="Arial" w:cs="Arial"/>
          <w:lang w:val="cs-CZ"/>
        </w:rPr>
        <w:t xml:space="preserve">50% prostupnosti každou ze sekcí zkoušky. Pokud této míry úspěšnosti nedosáhne, </w:t>
      </w:r>
      <w:r w:rsidR="00867480" w:rsidRPr="008D1554">
        <w:rPr>
          <w:rFonts w:ascii="Arial" w:hAnsi="Arial" w:cs="Arial"/>
          <w:lang w:val="cs-CZ"/>
        </w:rPr>
        <w:t xml:space="preserve">je povinen opakovat danou sekci. </w:t>
      </w:r>
      <w:r w:rsidR="008B3AAB" w:rsidRPr="008D1554">
        <w:rPr>
          <w:rFonts w:ascii="Arial" w:hAnsi="Arial" w:cs="Arial"/>
          <w:lang w:val="cs-CZ"/>
        </w:rPr>
        <w:t xml:space="preserve">V případě, že splnění podmínek certifikační zkoušky nebude kompletní, nedojde k vystavení certifikátu. </w:t>
      </w:r>
      <w:bookmarkEnd w:id="31"/>
    </w:p>
    <w:p w14:paraId="1ACF440A" w14:textId="77777777" w:rsidR="009C4902" w:rsidRPr="008D1554" w:rsidRDefault="009C4902">
      <w:pPr>
        <w:rPr>
          <w:rFonts w:ascii="Arial" w:hAnsi="Arial" w:cs="Arial"/>
          <w:lang w:val="cs-CZ"/>
        </w:rPr>
      </w:pPr>
    </w:p>
    <w:p w14:paraId="38B52CF6" w14:textId="476676BB" w:rsidR="00F07C89" w:rsidRPr="00BE3988" w:rsidRDefault="00F07C89" w:rsidP="00BE3988">
      <w:pPr>
        <w:pStyle w:val="Nadpis1"/>
        <w:numPr>
          <w:ilvl w:val="0"/>
          <w:numId w:val="0"/>
        </w:numPr>
        <w:ind w:left="360"/>
        <w:jc w:val="center"/>
        <w:rPr>
          <w:rFonts w:ascii="Arial" w:hAnsi="Arial" w:cs="Arial"/>
          <w:lang w:val="cs-CZ"/>
        </w:rPr>
      </w:pPr>
      <w:bookmarkStart w:id="32" w:name="_Hlk13735040"/>
      <w:bookmarkStart w:id="33" w:name="_Toc20841804"/>
      <w:r w:rsidRPr="00BE3988">
        <w:rPr>
          <w:rFonts w:ascii="Arial" w:hAnsi="Arial" w:cs="Arial"/>
          <w:lang w:val="cs-CZ"/>
        </w:rPr>
        <w:t>1</w:t>
      </w:r>
      <w:r w:rsidR="00B3440D" w:rsidRPr="00BE3988">
        <w:rPr>
          <w:rFonts w:ascii="Arial" w:hAnsi="Arial" w:cs="Arial"/>
          <w:lang w:val="cs-CZ"/>
        </w:rPr>
        <w:t>2</w:t>
      </w:r>
      <w:r w:rsidRPr="00BE3988">
        <w:rPr>
          <w:rFonts w:ascii="Arial" w:hAnsi="Arial" w:cs="Arial"/>
          <w:lang w:val="cs-CZ"/>
        </w:rPr>
        <w:t xml:space="preserve">. </w:t>
      </w:r>
      <w:bookmarkEnd w:id="32"/>
      <w:r w:rsidR="006D26EF" w:rsidRPr="00BE3988">
        <w:rPr>
          <w:rFonts w:ascii="Arial" w:hAnsi="Arial" w:cs="Arial"/>
          <w:lang w:val="cs-CZ"/>
        </w:rPr>
        <w:t>Opakování zkoušky</w:t>
      </w:r>
      <w:bookmarkEnd w:id="33"/>
    </w:p>
    <w:p w14:paraId="198A9C48" w14:textId="77777777" w:rsidR="00F07C89" w:rsidRPr="008D1554" w:rsidRDefault="00F07C89" w:rsidP="00F07C89">
      <w:pPr>
        <w:tabs>
          <w:tab w:val="left" w:pos="9072"/>
        </w:tabs>
        <w:ind w:left="284"/>
        <w:rPr>
          <w:rFonts w:ascii="Arial" w:hAnsi="Arial" w:cs="Arial"/>
          <w:b/>
          <w:lang w:val="cs-CZ"/>
        </w:rPr>
      </w:pPr>
    </w:p>
    <w:p w14:paraId="759A317F" w14:textId="01319749" w:rsidR="00F07C89" w:rsidRDefault="00F07C89" w:rsidP="00F07C89">
      <w:pPr>
        <w:tabs>
          <w:tab w:val="left" w:pos="851"/>
        </w:tabs>
        <w:spacing w:line="360" w:lineRule="auto"/>
        <w:ind w:left="993" w:right="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3440D">
        <w:rPr>
          <w:rFonts w:ascii="Arial" w:hAnsi="Arial" w:cs="Arial"/>
          <w:lang w:val="cs-CZ"/>
        </w:rPr>
        <w:t>2</w:t>
      </w:r>
      <w:r w:rsidRPr="008D1554">
        <w:rPr>
          <w:rFonts w:ascii="Arial" w:hAnsi="Arial" w:cs="Arial"/>
          <w:lang w:val="cs-CZ"/>
        </w:rPr>
        <w:t>.1</w:t>
      </w:r>
      <w:r w:rsidRPr="008D1554">
        <w:rPr>
          <w:rFonts w:ascii="Arial" w:hAnsi="Arial" w:cs="Arial"/>
          <w:lang w:val="cs-CZ"/>
        </w:rPr>
        <w:tab/>
      </w:r>
      <w:r w:rsidRPr="008D1554">
        <w:rPr>
          <w:rFonts w:ascii="Arial" w:hAnsi="Arial" w:cs="Arial"/>
          <w:lang w:val="cs-CZ"/>
        </w:rPr>
        <w:tab/>
      </w:r>
      <w:bookmarkStart w:id="34" w:name="_Hlk22803042"/>
      <w:r w:rsidR="006D26EF" w:rsidRPr="008D1554">
        <w:rPr>
          <w:rFonts w:ascii="Arial" w:hAnsi="Arial" w:cs="Arial"/>
          <w:lang w:val="cs-CZ"/>
        </w:rPr>
        <w:t xml:space="preserve">V případě opakování zkoušky </w:t>
      </w:r>
      <w:r w:rsidR="00B3440D">
        <w:rPr>
          <w:rFonts w:ascii="Arial" w:hAnsi="Arial" w:cs="Arial"/>
          <w:lang w:val="cs-CZ"/>
        </w:rPr>
        <w:t xml:space="preserve">nemusí </w:t>
      </w:r>
      <w:r w:rsidR="00DD0B85" w:rsidRPr="008D1554">
        <w:rPr>
          <w:rFonts w:ascii="Arial" w:hAnsi="Arial" w:cs="Arial"/>
          <w:lang w:val="cs-CZ"/>
        </w:rPr>
        <w:t>kandidá</w:t>
      </w:r>
      <w:r w:rsidR="00B3440D">
        <w:rPr>
          <w:rFonts w:ascii="Arial" w:hAnsi="Arial" w:cs="Arial"/>
          <w:lang w:val="cs-CZ"/>
        </w:rPr>
        <w:t>t</w:t>
      </w:r>
      <w:r w:rsidR="00293865" w:rsidRPr="008D1554">
        <w:rPr>
          <w:rFonts w:ascii="Arial" w:hAnsi="Arial" w:cs="Arial"/>
          <w:lang w:val="cs-CZ"/>
        </w:rPr>
        <w:t xml:space="preserve"> opakov</w:t>
      </w:r>
      <w:r w:rsidR="00B3440D">
        <w:rPr>
          <w:rFonts w:ascii="Arial" w:hAnsi="Arial" w:cs="Arial"/>
          <w:lang w:val="cs-CZ"/>
        </w:rPr>
        <w:t>at</w:t>
      </w:r>
      <w:r w:rsidR="00293865" w:rsidRPr="008D1554">
        <w:rPr>
          <w:rFonts w:ascii="Arial" w:hAnsi="Arial" w:cs="Arial"/>
          <w:lang w:val="cs-CZ"/>
        </w:rPr>
        <w:t xml:space="preserve"> dříve úspěšně absolvova</w:t>
      </w:r>
      <w:r w:rsidR="00B3440D">
        <w:rPr>
          <w:rFonts w:ascii="Arial" w:hAnsi="Arial" w:cs="Arial"/>
          <w:lang w:val="cs-CZ"/>
        </w:rPr>
        <w:t>né</w:t>
      </w:r>
      <w:r w:rsidR="00293865" w:rsidRPr="008D1554">
        <w:rPr>
          <w:rFonts w:ascii="Arial" w:hAnsi="Arial" w:cs="Arial"/>
          <w:lang w:val="cs-CZ"/>
        </w:rPr>
        <w:t xml:space="preserve"> sekc</w:t>
      </w:r>
      <w:r w:rsidR="00B3440D">
        <w:rPr>
          <w:rFonts w:ascii="Arial" w:hAnsi="Arial" w:cs="Arial"/>
          <w:lang w:val="cs-CZ"/>
        </w:rPr>
        <w:t>e</w:t>
      </w:r>
      <w:r w:rsidR="00293865" w:rsidRPr="008D1554">
        <w:rPr>
          <w:rFonts w:ascii="Arial" w:hAnsi="Arial" w:cs="Arial"/>
          <w:lang w:val="cs-CZ"/>
        </w:rPr>
        <w:t xml:space="preserve"> v případě, </w:t>
      </w:r>
      <w:r w:rsidR="006359A8" w:rsidRPr="008D1554">
        <w:rPr>
          <w:rFonts w:ascii="Arial" w:hAnsi="Arial" w:cs="Arial"/>
          <w:lang w:val="cs-CZ"/>
        </w:rPr>
        <w:t xml:space="preserve">že se k opakované zkoušce přihlásí v průběhu 2 let od předchozího pokusu. </w:t>
      </w:r>
      <w:bookmarkEnd w:id="34"/>
    </w:p>
    <w:p w14:paraId="3769CFF2" w14:textId="34AB4625" w:rsidR="00F07C89" w:rsidRPr="008D1554" w:rsidRDefault="00B3440D" w:rsidP="00F07C89">
      <w:pPr>
        <w:tabs>
          <w:tab w:val="left" w:pos="851"/>
        </w:tabs>
        <w:spacing w:line="360" w:lineRule="auto"/>
        <w:ind w:left="993" w:right="3" w:hanging="709"/>
        <w:rPr>
          <w:rFonts w:ascii="Arial" w:hAnsi="Arial" w:cs="Arial"/>
          <w:lang w:val="cs-CZ"/>
        </w:rPr>
      </w:pPr>
      <w:r>
        <w:rPr>
          <w:rFonts w:ascii="Arial" w:hAnsi="Arial" w:cs="Arial"/>
          <w:lang w:val="cs-CZ"/>
        </w:rPr>
        <w:t>12.2</w:t>
      </w:r>
      <w:r>
        <w:rPr>
          <w:rFonts w:ascii="Arial" w:hAnsi="Arial" w:cs="Arial"/>
          <w:lang w:val="cs-CZ"/>
        </w:rPr>
        <w:tab/>
      </w:r>
      <w:r>
        <w:rPr>
          <w:rFonts w:ascii="Arial" w:hAnsi="Arial" w:cs="Arial"/>
          <w:lang w:val="cs-CZ"/>
        </w:rPr>
        <w:tab/>
      </w:r>
      <w:bookmarkStart w:id="35" w:name="_Hlk22803054"/>
      <w:r>
        <w:rPr>
          <w:rFonts w:ascii="Arial" w:hAnsi="Arial" w:cs="Arial"/>
          <w:lang w:val="cs-CZ"/>
        </w:rPr>
        <w:t xml:space="preserve">Opakování jednotlivé sekce případně celé zkoušky může proběhnout nejdříve za 4 týdny od předchozího pokusu. </w:t>
      </w:r>
    </w:p>
    <w:bookmarkEnd w:id="35"/>
    <w:p w14:paraId="715B45A9" w14:textId="670BB42E" w:rsidR="00F07C89" w:rsidRPr="008D1554" w:rsidRDefault="00F07C89" w:rsidP="00F07C89">
      <w:pPr>
        <w:tabs>
          <w:tab w:val="left" w:pos="851"/>
        </w:tabs>
        <w:spacing w:line="360" w:lineRule="auto"/>
        <w:ind w:left="993" w:right="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3440D">
        <w:rPr>
          <w:rFonts w:ascii="Arial" w:hAnsi="Arial" w:cs="Arial"/>
          <w:lang w:val="cs-CZ"/>
        </w:rPr>
        <w:t>2</w:t>
      </w:r>
      <w:r w:rsidRPr="008D1554">
        <w:rPr>
          <w:rFonts w:ascii="Arial" w:hAnsi="Arial" w:cs="Arial"/>
          <w:lang w:val="cs-CZ"/>
        </w:rPr>
        <w:t>.</w:t>
      </w:r>
      <w:r w:rsidR="00B3440D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ab/>
      </w:r>
      <w:r w:rsidRPr="008D1554">
        <w:rPr>
          <w:rFonts w:ascii="Arial" w:hAnsi="Arial" w:cs="Arial"/>
          <w:lang w:val="cs-CZ"/>
        </w:rPr>
        <w:tab/>
      </w:r>
      <w:bookmarkStart w:id="36" w:name="_Hlk22803064"/>
      <w:r w:rsidR="00C8791D" w:rsidRPr="008D1554">
        <w:rPr>
          <w:rFonts w:ascii="Arial" w:hAnsi="Arial" w:cs="Arial"/>
          <w:lang w:val="cs-CZ"/>
        </w:rPr>
        <w:t>Kandidát může opakova</w:t>
      </w:r>
      <w:r w:rsidR="000D656E" w:rsidRPr="008D1554">
        <w:rPr>
          <w:rFonts w:ascii="Arial" w:hAnsi="Arial" w:cs="Arial"/>
          <w:lang w:val="cs-CZ"/>
        </w:rPr>
        <w:t xml:space="preserve">ně absolvovat individuální sekce zkoušky </w:t>
      </w:r>
      <w:r w:rsidR="00457D62" w:rsidRPr="008D1554">
        <w:rPr>
          <w:rFonts w:ascii="Arial" w:hAnsi="Arial" w:cs="Arial"/>
          <w:lang w:val="cs-CZ"/>
        </w:rPr>
        <w:t>maximálně dvakrát v případě neúspěšného prvního pokusu</w:t>
      </w:r>
      <w:r w:rsidR="00581D62" w:rsidRPr="008D1554">
        <w:rPr>
          <w:rFonts w:ascii="Arial" w:hAnsi="Arial" w:cs="Arial"/>
          <w:lang w:val="cs-CZ"/>
        </w:rPr>
        <w:t>.</w:t>
      </w:r>
      <w:r w:rsidR="00E51B2F" w:rsidRPr="008D1554">
        <w:rPr>
          <w:rFonts w:ascii="Arial" w:hAnsi="Arial" w:cs="Arial"/>
          <w:lang w:val="cs-CZ"/>
        </w:rPr>
        <w:t xml:space="preserve"> </w:t>
      </w:r>
      <w:r w:rsidR="00457D62" w:rsidRPr="008D1554">
        <w:rPr>
          <w:rFonts w:ascii="Arial" w:hAnsi="Arial" w:cs="Arial"/>
          <w:lang w:val="cs-CZ"/>
        </w:rPr>
        <w:t xml:space="preserve">Poté se </w:t>
      </w:r>
      <w:r w:rsidR="008068AD" w:rsidRPr="008D1554">
        <w:rPr>
          <w:rFonts w:ascii="Arial" w:hAnsi="Arial" w:cs="Arial"/>
          <w:lang w:val="cs-CZ"/>
        </w:rPr>
        <w:t xml:space="preserve">v případě neúspěchu </w:t>
      </w:r>
      <w:r w:rsidR="00457D62" w:rsidRPr="008D1554">
        <w:rPr>
          <w:rFonts w:ascii="Arial" w:hAnsi="Arial" w:cs="Arial"/>
          <w:lang w:val="cs-CZ"/>
        </w:rPr>
        <w:t xml:space="preserve">musí přihlásit </w:t>
      </w:r>
      <w:r w:rsidR="008068AD" w:rsidRPr="008D1554">
        <w:rPr>
          <w:rFonts w:ascii="Arial" w:hAnsi="Arial" w:cs="Arial"/>
          <w:lang w:val="cs-CZ"/>
        </w:rPr>
        <w:t xml:space="preserve">k opakování celé zkoušky znovu. </w:t>
      </w:r>
      <w:bookmarkEnd w:id="36"/>
    </w:p>
    <w:p w14:paraId="558C60ED" w14:textId="77777777" w:rsidR="00F07C89" w:rsidRPr="008D1554" w:rsidRDefault="00F07C89" w:rsidP="00F07C89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b/>
          <w:lang w:val="cs-CZ"/>
        </w:rPr>
      </w:pPr>
    </w:p>
    <w:p w14:paraId="018F3470" w14:textId="0BF8CA3F" w:rsidR="00D87BF7" w:rsidRPr="008D1554" w:rsidRDefault="00D87BF7">
      <w:pPr>
        <w:rPr>
          <w:rFonts w:ascii="Arial" w:hAnsi="Arial" w:cs="Arial"/>
          <w:b/>
          <w:lang w:val="cs-CZ"/>
        </w:rPr>
      </w:pPr>
      <w:r w:rsidRPr="008D1554">
        <w:rPr>
          <w:rFonts w:ascii="Arial" w:hAnsi="Arial" w:cs="Arial"/>
          <w:b/>
          <w:lang w:val="cs-CZ"/>
        </w:rPr>
        <w:br w:type="page"/>
      </w:r>
    </w:p>
    <w:p w14:paraId="4C23D8DA" w14:textId="40E5CAF6" w:rsidR="006E584A" w:rsidRPr="008D1554" w:rsidRDefault="006E584A" w:rsidP="006E584A">
      <w:pPr>
        <w:tabs>
          <w:tab w:val="left" w:pos="709"/>
          <w:tab w:val="left" w:pos="9072"/>
        </w:tabs>
        <w:spacing w:line="360" w:lineRule="auto"/>
        <w:ind w:left="993" w:hanging="709"/>
        <w:jc w:val="center"/>
        <w:rPr>
          <w:rFonts w:ascii="Arial" w:hAnsi="Arial" w:cs="Arial"/>
          <w:b/>
          <w:sz w:val="32"/>
          <w:szCs w:val="32"/>
          <w:lang w:val="cs-CZ"/>
        </w:rPr>
      </w:pPr>
      <w:r w:rsidRPr="008D1554">
        <w:rPr>
          <w:rFonts w:ascii="Arial" w:hAnsi="Arial" w:cs="Arial"/>
          <w:b/>
          <w:sz w:val="32"/>
          <w:szCs w:val="32"/>
          <w:lang w:val="cs-CZ"/>
        </w:rPr>
        <w:lastRenderedPageBreak/>
        <w:t>1</w:t>
      </w:r>
      <w:r w:rsidR="00BE3988">
        <w:rPr>
          <w:rFonts w:ascii="Arial" w:hAnsi="Arial" w:cs="Arial"/>
          <w:b/>
          <w:sz w:val="32"/>
          <w:szCs w:val="32"/>
          <w:lang w:val="cs-CZ"/>
        </w:rPr>
        <w:t>3</w:t>
      </w:r>
      <w:r w:rsidRPr="008D1554">
        <w:rPr>
          <w:rFonts w:ascii="Arial" w:hAnsi="Arial" w:cs="Arial"/>
          <w:b/>
          <w:sz w:val="32"/>
          <w:szCs w:val="32"/>
          <w:lang w:val="cs-CZ"/>
        </w:rPr>
        <w:t xml:space="preserve">. </w:t>
      </w:r>
      <w:r w:rsidR="006D26EF" w:rsidRPr="008D1554">
        <w:rPr>
          <w:rFonts w:ascii="Arial" w:hAnsi="Arial" w:cs="Arial"/>
          <w:b/>
          <w:sz w:val="32"/>
          <w:szCs w:val="32"/>
          <w:lang w:val="cs-CZ"/>
        </w:rPr>
        <w:t xml:space="preserve">Zachování </w:t>
      </w:r>
      <w:proofErr w:type="spellStart"/>
      <w:r w:rsidR="003F2EFE">
        <w:rPr>
          <w:rFonts w:ascii="Arial" w:hAnsi="Arial" w:cs="Arial"/>
          <w:b/>
          <w:sz w:val="32"/>
          <w:szCs w:val="32"/>
          <w:lang w:val="cs-CZ"/>
        </w:rPr>
        <w:t>VETcert</w:t>
      </w:r>
      <w:proofErr w:type="spellEnd"/>
      <w:r w:rsidR="003F2EFE">
        <w:rPr>
          <w:rFonts w:ascii="Arial" w:hAnsi="Arial" w:cs="Arial"/>
          <w:b/>
          <w:sz w:val="32"/>
          <w:szCs w:val="32"/>
          <w:lang w:val="cs-CZ"/>
        </w:rPr>
        <w:t xml:space="preserve"> certifikace</w:t>
      </w:r>
    </w:p>
    <w:p w14:paraId="1C5A0DD9" w14:textId="3E7CA8DB" w:rsidR="006E584A" w:rsidRPr="008D1554" w:rsidRDefault="006E584A" w:rsidP="006E584A">
      <w:pPr>
        <w:tabs>
          <w:tab w:val="left" w:pos="709"/>
          <w:tab w:val="left" w:pos="9072"/>
        </w:tabs>
        <w:spacing w:line="360" w:lineRule="auto"/>
        <w:ind w:left="993" w:hanging="709"/>
        <w:jc w:val="center"/>
        <w:rPr>
          <w:rFonts w:ascii="Arial" w:hAnsi="Arial" w:cs="Arial"/>
          <w:b/>
          <w:lang w:val="cs-CZ"/>
        </w:rPr>
      </w:pPr>
    </w:p>
    <w:p w14:paraId="039BC29B" w14:textId="1EE963C9" w:rsidR="00A26D71" w:rsidRPr="008D1554" w:rsidRDefault="00F65595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="00C061B8" w:rsidRPr="008D1554">
        <w:rPr>
          <w:rFonts w:ascii="Arial" w:hAnsi="Arial" w:cs="Arial"/>
          <w:lang w:val="cs-CZ"/>
        </w:rPr>
        <w:t>.1</w:t>
      </w:r>
      <w:r w:rsidR="00C061B8" w:rsidRPr="008D1554">
        <w:rPr>
          <w:rFonts w:ascii="Arial" w:hAnsi="Arial" w:cs="Arial"/>
          <w:lang w:val="cs-CZ"/>
        </w:rPr>
        <w:tab/>
      </w:r>
      <w:r w:rsidR="004C517A">
        <w:rPr>
          <w:rFonts w:ascii="Arial" w:hAnsi="Arial" w:cs="Arial"/>
          <w:lang w:val="cs-CZ"/>
        </w:rPr>
        <w:t>Certifikace</w:t>
      </w:r>
      <w:r w:rsidR="008068AD" w:rsidRPr="008D1554">
        <w:rPr>
          <w:rFonts w:ascii="Arial" w:hAnsi="Arial" w:cs="Arial"/>
          <w:lang w:val="cs-CZ"/>
        </w:rPr>
        <w:t xml:space="preserve"> pro</w:t>
      </w:r>
      <w:r w:rsidR="00814D75" w:rsidRPr="008D1554">
        <w:rPr>
          <w:rFonts w:ascii="Arial" w:hAnsi="Arial" w:cs="Arial"/>
          <w:lang w:val="cs-CZ"/>
        </w:rPr>
        <w:t xml:space="preserve"> úrovně</w:t>
      </w:r>
      <w:r w:rsidR="00BC21E6" w:rsidRPr="008D1554">
        <w:rPr>
          <w:rFonts w:ascii="Arial" w:hAnsi="Arial" w:cs="Arial"/>
          <w:lang w:val="cs-CZ"/>
        </w:rPr>
        <w:t>:</w:t>
      </w:r>
      <w:r w:rsidR="00934648" w:rsidRPr="008D1554">
        <w:rPr>
          <w:rFonts w:ascii="Arial" w:hAnsi="Arial" w:cs="Arial"/>
          <w:lang w:val="cs-CZ"/>
        </w:rPr>
        <w:t xml:space="preserve"> </w:t>
      </w:r>
    </w:p>
    <w:p w14:paraId="1538666F" w14:textId="07DAC1F4" w:rsidR="00A26D71" w:rsidRPr="008D1554" w:rsidRDefault="00A26D71" w:rsidP="00A26D71">
      <w:pPr>
        <w:pStyle w:val="Default"/>
        <w:spacing w:line="360" w:lineRule="auto"/>
        <w:ind w:left="708" w:firstLine="285"/>
        <w:rPr>
          <w:b/>
          <w:color w:val="auto"/>
          <w:lang w:val="cs-CZ"/>
        </w:rPr>
      </w:pPr>
      <w:r w:rsidRPr="008D1554">
        <w:rPr>
          <w:b/>
          <w:color w:val="auto"/>
          <w:lang w:val="cs-CZ"/>
        </w:rPr>
        <w:t>"</w:t>
      </w:r>
      <w:r w:rsidR="003F2EFE">
        <w:rPr>
          <w:b/>
          <w:color w:val="auto"/>
          <w:lang w:val="cs-CZ"/>
        </w:rPr>
        <w:t>S</w:t>
      </w:r>
      <w:r w:rsidR="00814D75" w:rsidRPr="008D1554">
        <w:rPr>
          <w:b/>
          <w:color w:val="auto"/>
          <w:lang w:val="cs-CZ"/>
        </w:rPr>
        <w:t xml:space="preserve">pecialista pro péči o senescentní </w:t>
      </w:r>
      <w:r w:rsidR="00264EC4" w:rsidRPr="008D1554">
        <w:rPr>
          <w:b/>
          <w:color w:val="auto"/>
          <w:lang w:val="cs-CZ"/>
        </w:rPr>
        <w:t>stromy –</w:t>
      </w:r>
      <w:r w:rsidR="003F2EFE">
        <w:rPr>
          <w:b/>
          <w:color w:val="auto"/>
          <w:lang w:val="cs-CZ"/>
        </w:rPr>
        <w:t xml:space="preserve"> úroveň</w:t>
      </w:r>
      <w:r w:rsidR="00264EC4" w:rsidRPr="008D1554">
        <w:rPr>
          <w:b/>
          <w:color w:val="auto"/>
          <w:lang w:val="cs-CZ"/>
        </w:rPr>
        <w:t xml:space="preserve"> Praktik</w:t>
      </w:r>
      <w:r w:rsidRPr="008D1554">
        <w:rPr>
          <w:b/>
          <w:color w:val="auto"/>
          <w:lang w:val="cs-CZ"/>
        </w:rPr>
        <w:t>"</w:t>
      </w:r>
    </w:p>
    <w:p w14:paraId="2FBE6F0A" w14:textId="5700C3DD" w:rsidR="00A26D71" w:rsidRPr="008D1554" w:rsidRDefault="00A26D71" w:rsidP="00A26D71">
      <w:pPr>
        <w:pStyle w:val="Default"/>
        <w:spacing w:line="360" w:lineRule="auto"/>
        <w:ind w:left="708" w:firstLine="285"/>
        <w:rPr>
          <w:b/>
          <w:color w:val="auto"/>
          <w:lang w:val="cs-CZ"/>
        </w:rPr>
      </w:pPr>
      <w:r w:rsidRPr="008D1554">
        <w:rPr>
          <w:b/>
          <w:color w:val="auto"/>
          <w:lang w:val="cs-CZ"/>
        </w:rPr>
        <w:t>"</w:t>
      </w:r>
      <w:r w:rsidR="003F2EFE">
        <w:rPr>
          <w:b/>
          <w:color w:val="auto"/>
          <w:lang w:val="cs-CZ"/>
        </w:rPr>
        <w:t>S</w:t>
      </w:r>
      <w:r w:rsidR="00814D75" w:rsidRPr="008D1554">
        <w:rPr>
          <w:b/>
          <w:color w:val="auto"/>
          <w:lang w:val="cs-CZ"/>
        </w:rPr>
        <w:t>pecialista pro péči o senescentní stromy</w:t>
      </w:r>
      <w:r w:rsidRPr="008D1554">
        <w:rPr>
          <w:b/>
          <w:color w:val="auto"/>
          <w:lang w:val="cs-CZ"/>
        </w:rPr>
        <w:t xml:space="preserve"> </w:t>
      </w:r>
      <w:r w:rsidR="00264EC4">
        <w:rPr>
          <w:b/>
          <w:color w:val="auto"/>
          <w:lang w:val="cs-CZ"/>
        </w:rPr>
        <w:t>–</w:t>
      </w:r>
      <w:r w:rsidRPr="008D1554">
        <w:rPr>
          <w:b/>
          <w:color w:val="auto"/>
          <w:lang w:val="cs-CZ"/>
        </w:rPr>
        <w:t xml:space="preserve"> </w:t>
      </w:r>
      <w:r w:rsidR="003F2EFE">
        <w:rPr>
          <w:b/>
          <w:color w:val="auto"/>
          <w:lang w:val="cs-CZ"/>
        </w:rPr>
        <w:t xml:space="preserve">úroveň </w:t>
      </w:r>
      <w:r w:rsidR="00814D75" w:rsidRPr="008D1554">
        <w:rPr>
          <w:b/>
          <w:color w:val="auto"/>
          <w:lang w:val="cs-CZ"/>
        </w:rPr>
        <w:t>Konzultant</w:t>
      </w:r>
      <w:r w:rsidRPr="008D1554">
        <w:rPr>
          <w:b/>
          <w:color w:val="auto"/>
          <w:lang w:val="cs-CZ"/>
        </w:rPr>
        <w:t>"</w:t>
      </w:r>
    </w:p>
    <w:p w14:paraId="4F66AD41" w14:textId="7B7B8E1A" w:rsidR="006E584A" w:rsidRPr="008D1554" w:rsidRDefault="00A26D71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ab/>
      </w:r>
      <w:r w:rsidRPr="008D1554">
        <w:rPr>
          <w:rFonts w:ascii="Arial" w:hAnsi="Arial" w:cs="Arial"/>
          <w:lang w:val="cs-CZ"/>
        </w:rPr>
        <w:tab/>
      </w:r>
      <w:r w:rsidR="00814D75" w:rsidRPr="008D1554">
        <w:rPr>
          <w:rFonts w:ascii="Arial" w:hAnsi="Arial" w:cs="Arial"/>
          <w:lang w:val="cs-CZ"/>
        </w:rPr>
        <w:t xml:space="preserve">jsou platné 3 roky od </w:t>
      </w:r>
      <w:r w:rsidR="003F2EFE">
        <w:rPr>
          <w:rFonts w:ascii="Arial" w:hAnsi="Arial" w:cs="Arial"/>
          <w:lang w:val="cs-CZ"/>
        </w:rPr>
        <w:t>roku</w:t>
      </w:r>
      <w:r w:rsidR="00814D75" w:rsidRPr="008D1554">
        <w:rPr>
          <w:rFonts w:ascii="Arial" w:hAnsi="Arial" w:cs="Arial"/>
          <w:lang w:val="cs-CZ"/>
        </w:rPr>
        <w:t xml:space="preserve"> vydání.</w:t>
      </w:r>
    </w:p>
    <w:p w14:paraId="46FDAD03" w14:textId="4782E40A" w:rsidR="00780448" w:rsidRPr="008D1554" w:rsidRDefault="00780448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.2</w:t>
      </w:r>
      <w:r w:rsidRPr="008D1554">
        <w:rPr>
          <w:rFonts w:ascii="Arial" w:hAnsi="Arial" w:cs="Arial"/>
          <w:lang w:val="cs-CZ"/>
        </w:rPr>
        <w:tab/>
      </w:r>
      <w:r w:rsidR="001B6C17" w:rsidRPr="008D1554">
        <w:rPr>
          <w:rFonts w:ascii="Arial" w:hAnsi="Arial" w:cs="Arial"/>
          <w:lang w:val="cs-CZ"/>
        </w:rPr>
        <w:t xml:space="preserve">Pro udržení </w:t>
      </w:r>
      <w:r w:rsidR="004C517A">
        <w:rPr>
          <w:rFonts w:ascii="Arial" w:hAnsi="Arial" w:cs="Arial"/>
          <w:lang w:val="cs-CZ"/>
        </w:rPr>
        <w:t>certifikace</w:t>
      </w:r>
      <w:r w:rsidR="001B6C17" w:rsidRPr="008D1554">
        <w:rPr>
          <w:rFonts w:ascii="Arial" w:hAnsi="Arial" w:cs="Arial"/>
          <w:lang w:val="cs-CZ"/>
        </w:rPr>
        <w:t xml:space="preserve"> je jejich držitel povinen prokázat, že </w:t>
      </w:r>
      <w:r w:rsidR="00290CC4" w:rsidRPr="008D1554">
        <w:rPr>
          <w:rFonts w:ascii="Arial" w:hAnsi="Arial" w:cs="Arial"/>
          <w:lang w:val="cs-CZ"/>
        </w:rPr>
        <w:t xml:space="preserve">si udržuje úroveň svých znalostí a zkušeností na odpovídající úrovni, včetně sledování </w:t>
      </w:r>
      <w:r w:rsidR="00562B23" w:rsidRPr="008D1554">
        <w:rPr>
          <w:rFonts w:ascii="Arial" w:hAnsi="Arial" w:cs="Arial"/>
          <w:lang w:val="cs-CZ"/>
        </w:rPr>
        <w:t>aktuálních výsledků aplikovaného výzkumu</w:t>
      </w:r>
      <w:r w:rsidR="004F460F" w:rsidRPr="008D1554">
        <w:rPr>
          <w:rFonts w:ascii="Arial" w:hAnsi="Arial" w:cs="Arial"/>
          <w:lang w:val="cs-CZ"/>
        </w:rPr>
        <w:t xml:space="preserve"> a</w:t>
      </w:r>
      <w:r w:rsidR="00562B23" w:rsidRPr="008D1554">
        <w:rPr>
          <w:rFonts w:ascii="Arial" w:hAnsi="Arial" w:cs="Arial"/>
          <w:lang w:val="cs-CZ"/>
        </w:rPr>
        <w:t xml:space="preserve"> technologických </w:t>
      </w:r>
      <w:r w:rsidR="004F460F" w:rsidRPr="008D1554">
        <w:rPr>
          <w:rFonts w:ascii="Arial" w:hAnsi="Arial" w:cs="Arial"/>
          <w:lang w:val="cs-CZ"/>
        </w:rPr>
        <w:t>i</w:t>
      </w:r>
      <w:r w:rsidR="00562B23" w:rsidRPr="008D1554">
        <w:rPr>
          <w:rFonts w:ascii="Arial" w:hAnsi="Arial" w:cs="Arial"/>
          <w:lang w:val="cs-CZ"/>
        </w:rPr>
        <w:t xml:space="preserve"> praktických </w:t>
      </w:r>
      <w:r w:rsidR="004F460F" w:rsidRPr="008D1554">
        <w:rPr>
          <w:rFonts w:ascii="Arial" w:hAnsi="Arial" w:cs="Arial"/>
          <w:lang w:val="cs-CZ"/>
        </w:rPr>
        <w:t xml:space="preserve">aspektů péče o senescentní stromy. </w:t>
      </w:r>
    </w:p>
    <w:p w14:paraId="592A5E49" w14:textId="733A1CEC" w:rsidR="00B5407E" w:rsidRPr="008D1554" w:rsidRDefault="00B5407E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.3</w:t>
      </w:r>
      <w:r w:rsidRPr="008D1554">
        <w:rPr>
          <w:rFonts w:ascii="Arial" w:hAnsi="Arial" w:cs="Arial"/>
          <w:lang w:val="cs-CZ"/>
        </w:rPr>
        <w:tab/>
      </w:r>
      <w:r w:rsidR="004F460F" w:rsidRPr="008D1554">
        <w:rPr>
          <w:rFonts w:ascii="Arial" w:hAnsi="Arial" w:cs="Arial"/>
          <w:lang w:val="cs-CZ"/>
        </w:rPr>
        <w:t xml:space="preserve">Držitel </w:t>
      </w:r>
      <w:r w:rsidR="004C517A">
        <w:rPr>
          <w:rFonts w:ascii="Arial" w:hAnsi="Arial" w:cs="Arial"/>
          <w:lang w:val="cs-CZ"/>
        </w:rPr>
        <w:t>certifikace</w:t>
      </w:r>
      <w:r w:rsidR="00724656" w:rsidRPr="008D1554">
        <w:rPr>
          <w:rFonts w:ascii="Arial" w:hAnsi="Arial" w:cs="Arial"/>
          <w:lang w:val="cs-CZ"/>
        </w:rPr>
        <w:t xml:space="preserve"> je povinen zažádat o obnovu svého certifikátu přes své</w:t>
      </w:r>
      <w:r w:rsidR="0076631A" w:rsidRPr="008D1554">
        <w:rPr>
          <w:rFonts w:ascii="Arial" w:hAnsi="Arial" w:cs="Arial"/>
          <w:lang w:val="cs-CZ"/>
        </w:rPr>
        <w:t xml:space="preserve"> VCC </w:t>
      </w:r>
      <w:r w:rsidR="00724656" w:rsidRPr="008D1554">
        <w:rPr>
          <w:rFonts w:ascii="Arial" w:hAnsi="Arial" w:cs="Arial"/>
          <w:lang w:val="cs-CZ"/>
        </w:rPr>
        <w:t xml:space="preserve">před vypršením </w:t>
      </w:r>
      <w:r w:rsidR="008E5919" w:rsidRPr="008D1554">
        <w:rPr>
          <w:rFonts w:ascii="Arial" w:hAnsi="Arial" w:cs="Arial"/>
          <w:lang w:val="cs-CZ"/>
        </w:rPr>
        <w:t>data jeho platnosti</w:t>
      </w:r>
      <w:r w:rsidR="004C517A">
        <w:rPr>
          <w:rFonts w:ascii="Arial" w:hAnsi="Arial" w:cs="Arial"/>
          <w:lang w:val="cs-CZ"/>
        </w:rPr>
        <w:t xml:space="preserve"> a před koncem kalendářního roku</w:t>
      </w:r>
      <w:r w:rsidR="00B92ECD" w:rsidRPr="008D1554">
        <w:rPr>
          <w:rFonts w:ascii="Arial" w:hAnsi="Arial" w:cs="Arial"/>
          <w:lang w:val="cs-CZ"/>
        </w:rPr>
        <w:t>.</w:t>
      </w:r>
    </w:p>
    <w:p w14:paraId="22DA52D5" w14:textId="6A1F2D7D" w:rsidR="00A2221A" w:rsidRPr="008D1554" w:rsidRDefault="00A2221A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  <w:bookmarkStart w:id="37" w:name="_GoBack"/>
      <w:bookmarkEnd w:id="37"/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.4</w:t>
      </w:r>
      <w:r w:rsidRPr="008D1554">
        <w:rPr>
          <w:rFonts w:ascii="Arial" w:hAnsi="Arial" w:cs="Arial"/>
          <w:lang w:val="cs-CZ"/>
        </w:rPr>
        <w:tab/>
      </w:r>
      <w:r w:rsidR="008E5919" w:rsidRPr="008D1554">
        <w:rPr>
          <w:rFonts w:ascii="Arial" w:hAnsi="Arial" w:cs="Arial"/>
          <w:lang w:val="cs-CZ"/>
        </w:rPr>
        <w:t xml:space="preserve">Za účelem </w:t>
      </w:r>
      <w:r w:rsidR="0077742F" w:rsidRPr="008D1554">
        <w:rPr>
          <w:rFonts w:ascii="Arial" w:hAnsi="Arial" w:cs="Arial"/>
          <w:lang w:val="cs-CZ"/>
        </w:rPr>
        <w:t xml:space="preserve">udržení své </w:t>
      </w:r>
      <w:proofErr w:type="spellStart"/>
      <w:r w:rsidRPr="008D1554">
        <w:rPr>
          <w:rFonts w:ascii="Arial" w:hAnsi="Arial" w:cs="Arial"/>
          <w:lang w:val="cs-CZ"/>
        </w:rPr>
        <w:t>VETcert</w:t>
      </w:r>
      <w:proofErr w:type="spellEnd"/>
      <w:r w:rsidR="004C517A">
        <w:rPr>
          <w:rFonts w:ascii="Arial" w:hAnsi="Arial" w:cs="Arial"/>
          <w:lang w:val="cs-CZ"/>
        </w:rPr>
        <w:t xml:space="preserve"> certifikace</w:t>
      </w:r>
      <w:r w:rsidR="0077742F" w:rsidRPr="008D1554">
        <w:rPr>
          <w:rFonts w:ascii="Arial" w:hAnsi="Arial" w:cs="Arial"/>
          <w:lang w:val="cs-CZ"/>
        </w:rPr>
        <w:t xml:space="preserve"> po uplynutí počáteční </w:t>
      </w:r>
      <w:r w:rsidR="00264EC4" w:rsidRPr="008D1554">
        <w:rPr>
          <w:rFonts w:ascii="Arial" w:hAnsi="Arial" w:cs="Arial"/>
          <w:lang w:val="cs-CZ"/>
        </w:rPr>
        <w:t>3leté</w:t>
      </w:r>
      <w:r w:rsidR="0077742F" w:rsidRPr="008D1554">
        <w:rPr>
          <w:rFonts w:ascii="Arial" w:hAnsi="Arial" w:cs="Arial"/>
          <w:lang w:val="cs-CZ"/>
        </w:rPr>
        <w:t xml:space="preserve"> platnosti držitel musí:</w:t>
      </w:r>
    </w:p>
    <w:p w14:paraId="0217386C" w14:textId="119165B5" w:rsidR="00B6145C" w:rsidRPr="008D1554" w:rsidRDefault="005E7AF1" w:rsidP="005E7AF1">
      <w:pPr>
        <w:tabs>
          <w:tab w:val="left" w:pos="709"/>
          <w:tab w:val="left" w:pos="9072"/>
        </w:tabs>
        <w:spacing w:line="360" w:lineRule="auto"/>
        <w:ind w:left="1701" w:hanging="1276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ab/>
      </w:r>
      <w:proofErr w:type="gramStart"/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 xml:space="preserve">.4.1     </w:t>
      </w:r>
      <w:r w:rsidR="0077742F" w:rsidRPr="008D1554">
        <w:rPr>
          <w:rFonts w:ascii="Arial" w:hAnsi="Arial" w:cs="Arial"/>
          <w:lang w:val="cs-CZ"/>
        </w:rPr>
        <w:t>Vyplnit</w:t>
      </w:r>
      <w:proofErr w:type="gramEnd"/>
      <w:r w:rsidR="0077742F" w:rsidRPr="008D1554">
        <w:rPr>
          <w:rFonts w:ascii="Arial" w:hAnsi="Arial" w:cs="Arial"/>
          <w:lang w:val="cs-CZ"/>
        </w:rPr>
        <w:t xml:space="preserve"> </w:t>
      </w:r>
      <w:r w:rsidR="00324843" w:rsidRPr="008D1554">
        <w:rPr>
          <w:rFonts w:ascii="Arial" w:hAnsi="Arial" w:cs="Arial"/>
          <w:lang w:val="cs-CZ"/>
        </w:rPr>
        <w:t xml:space="preserve">formulář pro opakovanou registraci </w:t>
      </w:r>
      <w:proofErr w:type="spellStart"/>
      <w:r w:rsidR="00366847" w:rsidRPr="008D1554">
        <w:rPr>
          <w:rFonts w:ascii="Arial" w:hAnsi="Arial" w:cs="Arial"/>
          <w:lang w:val="cs-CZ"/>
        </w:rPr>
        <w:t>VETcert</w:t>
      </w:r>
      <w:proofErr w:type="spellEnd"/>
      <w:r w:rsidR="00CB13A7" w:rsidRPr="008D1554">
        <w:rPr>
          <w:rFonts w:ascii="Arial" w:hAnsi="Arial" w:cs="Arial"/>
          <w:lang w:val="cs-CZ"/>
        </w:rPr>
        <w:t xml:space="preserve">, </w:t>
      </w:r>
      <w:r w:rsidR="00324843" w:rsidRPr="008D1554">
        <w:rPr>
          <w:rFonts w:ascii="Arial" w:hAnsi="Arial" w:cs="Arial"/>
          <w:lang w:val="cs-CZ"/>
        </w:rPr>
        <w:t>s předložením důkazu o své pracovní zkušenosti</w:t>
      </w:r>
      <w:r w:rsidR="00202DC3" w:rsidRPr="008D1554">
        <w:rPr>
          <w:rFonts w:ascii="Arial" w:hAnsi="Arial" w:cs="Arial"/>
          <w:lang w:val="cs-CZ"/>
        </w:rPr>
        <w:t>, průběžném profesionálním vzdělávání (</w:t>
      </w:r>
      <w:proofErr w:type="spellStart"/>
      <w:r w:rsidR="00CB13A7" w:rsidRPr="008D1554">
        <w:rPr>
          <w:rFonts w:ascii="Arial" w:hAnsi="Arial" w:cs="Arial"/>
          <w:lang w:val="cs-CZ"/>
        </w:rPr>
        <w:t>continuing</w:t>
      </w:r>
      <w:proofErr w:type="spellEnd"/>
      <w:r w:rsidR="00CB13A7" w:rsidRPr="008D1554">
        <w:rPr>
          <w:rFonts w:ascii="Arial" w:hAnsi="Arial" w:cs="Arial"/>
          <w:lang w:val="cs-CZ"/>
        </w:rPr>
        <w:t xml:space="preserve"> </w:t>
      </w:r>
      <w:proofErr w:type="spellStart"/>
      <w:r w:rsidR="00484662" w:rsidRPr="008D1554">
        <w:rPr>
          <w:rFonts w:ascii="Arial" w:hAnsi="Arial" w:cs="Arial"/>
          <w:lang w:val="cs-CZ"/>
        </w:rPr>
        <w:t>professional</w:t>
      </w:r>
      <w:proofErr w:type="spellEnd"/>
      <w:r w:rsidR="00484662" w:rsidRPr="008D1554">
        <w:rPr>
          <w:rFonts w:ascii="Arial" w:hAnsi="Arial" w:cs="Arial"/>
          <w:lang w:val="cs-CZ"/>
        </w:rPr>
        <w:t xml:space="preserve"> </w:t>
      </w:r>
      <w:proofErr w:type="spellStart"/>
      <w:r w:rsidR="00484662" w:rsidRPr="008D1554">
        <w:rPr>
          <w:rFonts w:ascii="Arial" w:hAnsi="Arial" w:cs="Arial"/>
          <w:lang w:val="cs-CZ"/>
        </w:rPr>
        <w:t>development</w:t>
      </w:r>
      <w:proofErr w:type="spellEnd"/>
      <w:r w:rsidR="00484662" w:rsidRPr="008D1554">
        <w:rPr>
          <w:rFonts w:ascii="Arial" w:hAnsi="Arial" w:cs="Arial"/>
          <w:lang w:val="cs-CZ"/>
        </w:rPr>
        <w:t xml:space="preserve"> </w:t>
      </w:r>
      <w:r w:rsidR="00202DC3" w:rsidRPr="008D1554">
        <w:rPr>
          <w:rFonts w:ascii="Arial" w:hAnsi="Arial" w:cs="Arial"/>
          <w:lang w:val="cs-CZ"/>
        </w:rPr>
        <w:t xml:space="preserve"> - </w:t>
      </w:r>
      <w:r w:rsidR="00484662" w:rsidRPr="008D1554">
        <w:rPr>
          <w:rFonts w:ascii="Arial" w:hAnsi="Arial" w:cs="Arial"/>
          <w:lang w:val="cs-CZ"/>
        </w:rPr>
        <w:t>CPD) a</w:t>
      </w:r>
      <w:r w:rsidR="00202DC3" w:rsidRPr="008D1554">
        <w:rPr>
          <w:rFonts w:ascii="Arial" w:hAnsi="Arial" w:cs="Arial"/>
          <w:lang w:val="cs-CZ"/>
        </w:rPr>
        <w:t xml:space="preserve"> svém zapojení do </w:t>
      </w:r>
      <w:r w:rsidR="00C979CD" w:rsidRPr="008D1554">
        <w:rPr>
          <w:rFonts w:ascii="Arial" w:hAnsi="Arial" w:cs="Arial"/>
          <w:lang w:val="cs-CZ"/>
        </w:rPr>
        <w:t>sektoru péče o senescentní stromy na odpovídající úrovni</w:t>
      </w:r>
      <w:r w:rsidR="00FA03B9" w:rsidRPr="008D1554">
        <w:rPr>
          <w:rFonts w:ascii="Arial" w:hAnsi="Arial" w:cs="Arial"/>
          <w:lang w:val="cs-CZ"/>
        </w:rPr>
        <w:t>.</w:t>
      </w:r>
    </w:p>
    <w:p w14:paraId="72A266D2" w14:textId="5FD4FA63" w:rsidR="00975EC8" w:rsidRPr="008D1554" w:rsidRDefault="005E7AF1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ab/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 xml:space="preserve">.4.2     </w:t>
      </w:r>
      <w:r w:rsidR="00C979CD" w:rsidRPr="008D1554">
        <w:rPr>
          <w:rFonts w:ascii="Arial" w:hAnsi="Arial" w:cs="Arial"/>
          <w:lang w:val="cs-CZ"/>
        </w:rPr>
        <w:t xml:space="preserve">Zaplatit odpovídající administrativní a registrační poplatek místnímu </w:t>
      </w:r>
      <w:r w:rsidR="00975EC8" w:rsidRPr="008D1554">
        <w:rPr>
          <w:rFonts w:ascii="Arial" w:hAnsi="Arial" w:cs="Arial"/>
          <w:lang w:val="cs-CZ"/>
        </w:rPr>
        <w:t>VCC.</w:t>
      </w:r>
    </w:p>
    <w:p w14:paraId="28516A4E" w14:textId="15347D03" w:rsidR="00966DEE" w:rsidRPr="008D1554" w:rsidRDefault="00A5268B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.5</w:t>
      </w:r>
      <w:r w:rsidRPr="008D1554">
        <w:rPr>
          <w:rFonts w:ascii="Arial" w:hAnsi="Arial" w:cs="Arial"/>
          <w:lang w:val="cs-CZ"/>
        </w:rPr>
        <w:tab/>
        <w:t xml:space="preserve">VCC </w:t>
      </w:r>
      <w:r w:rsidR="008F1C65" w:rsidRPr="008D1554">
        <w:rPr>
          <w:rFonts w:ascii="Arial" w:hAnsi="Arial" w:cs="Arial"/>
          <w:lang w:val="cs-CZ"/>
        </w:rPr>
        <w:t>prověří, zda předlo</w:t>
      </w:r>
      <w:r w:rsidR="00456D4A" w:rsidRPr="008D1554">
        <w:rPr>
          <w:rFonts w:ascii="Arial" w:hAnsi="Arial" w:cs="Arial"/>
          <w:lang w:val="cs-CZ"/>
        </w:rPr>
        <w:t>ž</w:t>
      </w:r>
      <w:r w:rsidR="008F1C65" w:rsidRPr="008D1554">
        <w:rPr>
          <w:rFonts w:ascii="Arial" w:hAnsi="Arial" w:cs="Arial"/>
          <w:lang w:val="cs-CZ"/>
        </w:rPr>
        <w:t xml:space="preserve">ené dokumenty </w:t>
      </w:r>
      <w:r w:rsidR="00456D4A" w:rsidRPr="008D1554">
        <w:rPr>
          <w:rFonts w:ascii="Arial" w:hAnsi="Arial" w:cs="Arial"/>
          <w:lang w:val="cs-CZ"/>
        </w:rPr>
        <w:t>splňují</w:t>
      </w:r>
      <w:r w:rsidR="008F1C65" w:rsidRPr="008D1554">
        <w:rPr>
          <w:rFonts w:ascii="Arial" w:hAnsi="Arial" w:cs="Arial"/>
          <w:lang w:val="cs-CZ"/>
        </w:rPr>
        <w:t xml:space="preserve"> </w:t>
      </w:r>
      <w:r w:rsidR="0078653F" w:rsidRPr="008D1554">
        <w:rPr>
          <w:rFonts w:ascii="Arial" w:hAnsi="Arial" w:cs="Arial"/>
          <w:lang w:val="cs-CZ"/>
        </w:rPr>
        <w:t>požadavky</w:t>
      </w:r>
      <w:r w:rsidR="00456D4A" w:rsidRPr="008D1554">
        <w:rPr>
          <w:rFonts w:ascii="Arial" w:hAnsi="Arial" w:cs="Arial"/>
          <w:lang w:val="cs-CZ"/>
        </w:rPr>
        <w:t xml:space="preserve"> pro prodloužení registrace a</w:t>
      </w:r>
      <w:r w:rsidR="004C517A">
        <w:rPr>
          <w:rFonts w:ascii="Arial" w:hAnsi="Arial" w:cs="Arial"/>
          <w:lang w:val="cs-CZ"/>
        </w:rPr>
        <w:t xml:space="preserve"> poskytne potřebné informace o držiteli certifikace E</w:t>
      </w:r>
      <w:r w:rsidR="00877A42" w:rsidRPr="008D1554">
        <w:rPr>
          <w:rFonts w:ascii="Arial" w:hAnsi="Arial" w:cs="Arial"/>
          <w:lang w:val="cs-CZ"/>
        </w:rPr>
        <w:t>AC</w:t>
      </w:r>
      <w:r w:rsidR="006719FE" w:rsidRPr="008D1554">
        <w:rPr>
          <w:rFonts w:ascii="Arial" w:hAnsi="Arial" w:cs="Arial"/>
          <w:lang w:val="cs-CZ"/>
        </w:rPr>
        <w:t>.</w:t>
      </w:r>
    </w:p>
    <w:p w14:paraId="23C846A5" w14:textId="101A30AA" w:rsidR="00E12C70" w:rsidRPr="008D1554" w:rsidRDefault="006719FE" w:rsidP="00E12C70">
      <w:pPr>
        <w:autoSpaceDE w:val="0"/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.6</w:t>
      </w:r>
      <w:r w:rsidRPr="008D1554">
        <w:rPr>
          <w:rFonts w:ascii="Arial" w:hAnsi="Arial" w:cs="Arial"/>
          <w:lang w:val="cs-CZ"/>
        </w:rPr>
        <w:tab/>
      </w:r>
      <w:r w:rsidR="00E12C70" w:rsidRPr="008D1554">
        <w:rPr>
          <w:rFonts w:ascii="Arial" w:hAnsi="Arial" w:cs="Arial"/>
          <w:lang w:val="cs-CZ"/>
        </w:rPr>
        <w:t xml:space="preserve">EAC </w:t>
      </w:r>
      <w:r w:rsidR="00522569" w:rsidRPr="008D1554">
        <w:rPr>
          <w:rFonts w:ascii="Arial" w:hAnsi="Arial" w:cs="Arial"/>
          <w:lang w:val="cs-CZ"/>
        </w:rPr>
        <w:t>vytiskne</w:t>
      </w:r>
      <w:r w:rsidR="00E12C70" w:rsidRPr="008D1554">
        <w:rPr>
          <w:rFonts w:ascii="Arial" w:hAnsi="Arial" w:cs="Arial"/>
          <w:lang w:val="cs-CZ"/>
        </w:rPr>
        <w:t xml:space="preserve"> </w:t>
      </w:r>
      <w:r w:rsidR="00E12C70" w:rsidRPr="008D1554">
        <w:rPr>
          <w:rFonts w:ascii="Arial" w:hAnsi="Arial" w:cs="Arial"/>
          <w:b/>
          <w:lang w:val="cs-CZ"/>
        </w:rPr>
        <w:t>pap</w:t>
      </w:r>
      <w:r w:rsidR="00522569" w:rsidRPr="008D1554">
        <w:rPr>
          <w:rFonts w:ascii="Arial" w:hAnsi="Arial" w:cs="Arial"/>
          <w:b/>
          <w:lang w:val="cs-CZ"/>
        </w:rPr>
        <w:t xml:space="preserve">írový certifikát </w:t>
      </w:r>
      <w:r w:rsidR="00522569" w:rsidRPr="008D1554">
        <w:rPr>
          <w:rFonts w:ascii="Arial" w:hAnsi="Arial" w:cs="Arial"/>
          <w:bCs/>
          <w:lang w:val="cs-CZ"/>
        </w:rPr>
        <w:t>a</w:t>
      </w:r>
      <w:r w:rsidR="00E12C70" w:rsidRPr="008D1554">
        <w:rPr>
          <w:rFonts w:ascii="Arial" w:hAnsi="Arial" w:cs="Arial"/>
          <w:b/>
          <w:lang w:val="cs-CZ"/>
        </w:rPr>
        <w:t xml:space="preserve"> ID </w:t>
      </w:r>
      <w:r w:rsidR="00522569" w:rsidRPr="008D1554">
        <w:rPr>
          <w:rFonts w:ascii="Arial" w:hAnsi="Arial" w:cs="Arial"/>
          <w:b/>
          <w:lang w:val="cs-CZ"/>
        </w:rPr>
        <w:t>kartu</w:t>
      </w:r>
      <w:r w:rsidR="00E12C70" w:rsidRPr="008D1554">
        <w:rPr>
          <w:rFonts w:ascii="Arial" w:hAnsi="Arial" w:cs="Arial"/>
          <w:lang w:val="cs-CZ"/>
        </w:rPr>
        <w:t xml:space="preserve"> a</w:t>
      </w:r>
      <w:r w:rsidR="00522569" w:rsidRPr="008D1554">
        <w:rPr>
          <w:rFonts w:ascii="Arial" w:hAnsi="Arial" w:cs="Arial"/>
          <w:lang w:val="cs-CZ"/>
        </w:rPr>
        <w:t xml:space="preserve"> odešle je na </w:t>
      </w:r>
      <w:r w:rsidR="00E12C70" w:rsidRPr="008D1554">
        <w:rPr>
          <w:rFonts w:ascii="Arial" w:hAnsi="Arial" w:cs="Arial"/>
          <w:lang w:val="cs-CZ"/>
        </w:rPr>
        <w:t xml:space="preserve">VCC </w:t>
      </w:r>
      <w:r w:rsidR="00522569" w:rsidRPr="008D1554">
        <w:rPr>
          <w:rFonts w:ascii="Arial" w:hAnsi="Arial" w:cs="Arial"/>
          <w:lang w:val="cs-CZ"/>
        </w:rPr>
        <w:t>do</w:t>
      </w:r>
      <w:r w:rsidR="00E12C70" w:rsidRPr="008D1554">
        <w:rPr>
          <w:rFonts w:ascii="Arial" w:hAnsi="Arial" w:cs="Arial"/>
          <w:lang w:val="cs-CZ"/>
        </w:rPr>
        <w:t xml:space="preserve"> 14 d</w:t>
      </w:r>
      <w:r w:rsidR="0078653F">
        <w:rPr>
          <w:rFonts w:ascii="Arial" w:hAnsi="Arial" w:cs="Arial"/>
          <w:lang w:val="cs-CZ"/>
        </w:rPr>
        <w:t>ní</w:t>
      </w:r>
      <w:r w:rsidR="00E12C70" w:rsidRPr="008D1554">
        <w:rPr>
          <w:rFonts w:ascii="Arial" w:hAnsi="Arial" w:cs="Arial"/>
          <w:lang w:val="cs-CZ"/>
        </w:rPr>
        <w:t xml:space="preserve"> </w:t>
      </w:r>
      <w:r w:rsidR="004C517A">
        <w:rPr>
          <w:rFonts w:ascii="Arial" w:hAnsi="Arial" w:cs="Arial"/>
          <w:lang w:val="cs-CZ"/>
        </w:rPr>
        <w:t>společně s </w:t>
      </w:r>
      <w:r w:rsidR="003C1B09">
        <w:rPr>
          <w:rFonts w:ascii="Arial" w:hAnsi="Arial" w:cs="Arial"/>
          <w:lang w:val="cs-CZ"/>
        </w:rPr>
        <w:t>dokladem</w:t>
      </w:r>
      <w:r w:rsidR="004C517A">
        <w:rPr>
          <w:rFonts w:ascii="Arial" w:hAnsi="Arial" w:cs="Arial"/>
          <w:lang w:val="cs-CZ"/>
        </w:rPr>
        <w:t xml:space="preserve"> pro zaplacení poplatku.</w:t>
      </w:r>
    </w:p>
    <w:p w14:paraId="554AF1E5" w14:textId="6DD56AA1" w:rsidR="00E12C70" w:rsidRPr="008D1554" w:rsidRDefault="00984094" w:rsidP="00E12C70">
      <w:pPr>
        <w:autoSpaceDE w:val="0"/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.7</w:t>
      </w:r>
      <w:r w:rsidR="00E12C70" w:rsidRPr="008D1554">
        <w:rPr>
          <w:rFonts w:ascii="Arial" w:hAnsi="Arial" w:cs="Arial"/>
          <w:lang w:val="cs-CZ"/>
        </w:rPr>
        <w:tab/>
        <w:t xml:space="preserve">EAC </w:t>
      </w:r>
      <w:r w:rsidR="0091643F" w:rsidRPr="008D1554">
        <w:rPr>
          <w:rFonts w:ascii="Arial" w:hAnsi="Arial" w:cs="Arial"/>
          <w:lang w:val="cs-CZ"/>
        </w:rPr>
        <w:t xml:space="preserve">zajistí zachování jmen </w:t>
      </w:r>
      <w:r w:rsidR="002D5629" w:rsidRPr="008D1554">
        <w:rPr>
          <w:rFonts w:ascii="Arial" w:hAnsi="Arial" w:cs="Arial"/>
          <w:lang w:val="cs-CZ"/>
        </w:rPr>
        <w:t>úspěšně opakovaně registrovaných</w:t>
      </w:r>
      <w:r w:rsidR="00A56125" w:rsidRPr="008D1554">
        <w:rPr>
          <w:rFonts w:ascii="Arial" w:hAnsi="Arial" w:cs="Arial"/>
          <w:lang w:val="cs-CZ"/>
        </w:rPr>
        <w:t xml:space="preserve"> </w:t>
      </w:r>
      <w:r w:rsidR="003C1B09">
        <w:rPr>
          <w:rFonts w:ascii="Arial" w:hAnsi="Arial" w:cs="Arial"/>
          <w:lang w:val="cs-CZ"/>
        </w:rPr>
        <w:t xml:space="preserve">držitelů certifikátu </w:t>
      </w:r>
      <w:r w:rsidR="00A56125" w:rsidRPr="008D1554">
        <w:rPr>
          <w:rFonts w:ascii="Arial" w:hAnsi="Arial" w:cs="Arial"/>
          <w:lang w:val="cs-CZ"/>
        </w:rPr>
        <w:t xml:space="preserve">na </w:t>
      </w:r>
      <w:r w:rsidR="00A56125" w:rsidRPr="008D1554">
        <w:rPr>
          <w:rFonts w:ascii="Arial" w:hAnsi="Arial" w:cs="Arial"/>
          <w:b/>
          <w:bCs/>
          <w:lang w:val="cs-CZ"/>
        </w:rPr>
        <w:t>publikovaném seznamu</w:t>
      </w:r>
      <w:r w:rsidR="00724B97" w:rsidRPr="008D1554">
        <w:rPr>
          <w:rFonts w:ascii="Arial" w:hAnsi="Arial" w:cs="Arial"/>
          <w:b/>
          <w:bCs/>
          <w:lang w:val="cs-CZ"/>
        </w:rPr>
        <w:t xml:space="preserve"> </w:t>
      </w:r>
      <w:r w:rsidR="00724B97" w:rsidRPr="008D1554">
        <w:rPr>
          <w:rFonts w:ascii="Arial" w:hAnsi="Arial" w:cs="Arial"/>
          <w:lang w:val="cs-CZ"/>
        </w:rPr>
        <w:t>Certifikovaných</w:t>
      </w:r>
      <w:r w:rsidR="000C4931" w:rsidRPr="008D1554">
        <w:rPr>
          <w:rFonts w:ascii="Arial" w:hAnsi="Arial" w:cs="Arial"/>
          <w:lang w:val="cs-CZ"/>
        </w:rPr>
        <w:t xml:space="preserve"> </w:t>
      </w:r>
      <w:r w:rsidR="00724B97" w:rsidRPr="008D1554">
        <w:rPr>
          <w:rFonts w:ascii="Arial" w:hAnsi="Arial" w:cs="Arial"/>
          <w:lang w:val="cs-CZ"/>
        </w:rPr>
        <w:t>specialistů pro péči o senescentní stromy</w:t>
      </w:r>
      <w:r w:rsidR="000C4931" w:rsidRPr="008D1554">
        <w:rPr>
          <w:rFonts w:ascii="Arial" w:hAnsi="Arial" w:cs="Arial"/>
          <w:lang w:val="cs-CZ"/>
        </w:rPr>
        <w:t>, publikovaného na webových stránkách</w:t>
      </w:r>
      <w:r w:rsidR="00E12C70" w:rsidRPr="008D1554">
        <w:rPr>
          <w:rFonts w:ascii="Arial" w:hAnsi="Arial" w:cs="Arial"/>
          <w:lang w:val="cs-CZ"/>
        </w:rPr>
        <w:t xml:space="preserve"> </w:t>
      </w:r>
      <w:proofErr w:type="spellStart"/>
      <w:r w:rsidR="00E12C70" w:rsidRPr="008D1554">
        <w:rPr>
          <w:rFonts w:ascii="Arial" w:hAnsi="Arial" w:cs="Arial"/>
          <w:lang w:val="cs-CZ"/>
        </w:rPr>
        <w:t>VETcert</w:t>
      </w:r>
      <w:proofErr w:type="spellEnd"/>
      <w:r w:rsidR="00A2620A" w:rsidRPr="008D1554">
        <w:rPr>
          <w:rFonts w:ascii="Arial" w:hAnsi="Arial" w:cs="Arial"/>
          <w:lang w:val="cs-CZ"/>
        </w:rPr>
        <w:t xml:space="preserve">, a to do 14 dnů od obdržení </w:t>
      </w:r>
      <w:r w:rsidR="00E76D72">
        <w:rPr>
          <w:rFonts w:ascii="Arial" w:hAnsi="Arial" w:cs="Arial"/>
          <w:lang w:val="cs-CZ"/>
        </w:rPr>
        <w:t>platby</w:t>
      </w:r>
      <w:r w:rsidR="00A2620A" w:rsidRPr="008D1554">
        <w:rPr>
          <w:rFonts w:ascii="Arial" w:hAnsi="Arial" w:cs="Arial"/>
          <w:lang w:val="cs-CZ"/>
        </w:rPr>
        <w:t xml:space="preserve"> od </w:t>
      </w:r>
      <w:r w:rsidR="00E12C70" w:rsidRPr="008D1554">
        <w:rPr>
          <w:rFonts w:ascii="Arial" w:hAnsi="Arial" w:cs="Arial"/>
          <w:lang w:val="cs-CZ"/>
        </w:rPr>
        <w:t>VCC.</w:t>
      </w:r>
    </w:p>
    <w:p w14:paraId="372EC2BF" w14:textId="594DB378" w:rsidR="00E12C70" w:rsidRPr="008D1554" w:rsidRDefault="00984094" w:rsidP="00E12C70">
      <w:pPr>
        <w:autoSpaceDE w:val="0"/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.8</w:t>
      </w:r>
      <w:r w:rsidR="00E12C70" w:rsidRPr="008D1554">
        <w:rPr>
          <w:rFonts w:ascii="Arial" w:hAnsi="Arial" w:cs="Arial"/>
          <w:lang w:val="cs-CZ"/>
        </w:rPr>
        <w:tab/>
        <w:t xml:space="preserve">VCC </w:t>
      </w:r>
      <w:r w:rsidR="007D09D0" w:rsidRPr="008D1554">
        <w:rPr>
          <w:rFonts w:ascii="Arial" w:hAnsi="Arial" w:cs="Arial"/>
          <w:lang w:val="cs-CZ"/>
        </w:rPr>
        <w:t>přepošle certifikát a ID kartu úspěšnému</w:t>
      </w:r>
      <w:r w:rsidR="00224ABB">
        <w:rPr>
          <w:rFonts w:ascii="Arial" w:hAnsi="Arial" w:cs="Arial"/>
          <w:lang w:val="cs-CZ"/>
        </w:rPr>
        <w:t xml:space="preserve"> registrovanému držiteli </w:t>
      </w:r>
      <w:proofErr w:type="spellStart"/>
      <w:r w:rsidR="00224ABB">
        <w:rPr>
          <w:rFonts w:ascii="Arial" w:hAnsi="Arial" w:cs="Arial"/>
          <w:lang w:val="cs-CZ"/>
        </w:rPr>
        <w:t>certifkátu</w:t>
      </w:r>
      <w:proofErr w:type="spellEnd"/>
      <w:r w:rsidR="003F63E7" w:rsidRPr="008D1554">
        <w:rPr>
          <w:rFonts w:ascii="Arial" w:hAnsi="Arial" w:cs="Arial"/>
          <w:lang w:val="cs-CZ"/>
        </w:rPr>
        <w:t xml:space="preserve"> do</w:t>
      </w:r>
      <w:r w:rsidR="00521AB4" w:rsidRPr="008D1554">
        <w:rPr>
          <w:rFonts w:ascii="Arial" w:hAnsi="Arial" w:cs="Arial"/>
          <w:lang w:val="cs-CZ"/>
        </w:rPr>
        <w:t xml:space="preserve"> 14 </w:t>
      </w:r>
      <w:r w:rsidR="003F63E7" w:rsidRPr="008D1554">
        <w:rPr>
          <w:rFonts w:ascii="Arial" w:hAnsi="Arial" w:cs="Arial"/>
          <w:lang w:val="cs-CZ"/>
        </w:rPr>
        <w:t xml:space="preserve">dnů od jejich obdržení od </w:t>
      </w:r>
      <w:r w:rsidR="00A54FD8" w:rsidRPr="008D1554">
        <w:rPr>
          <w:rFonts w:ascii="Arial" w:hAnsi="Arial" w:cs="Arial"/>
          <w:lang w:val="cs-CZ"/>
        </w:rPr>
        <w:t>EAC</w:t>
      </w:r>
      <w:r w:rsidR="00E12C70" w:rsidRPr="008D1554">
        <w:rPr>
          <w:rFonts w:ascii="Arial" w:hAnsi="Arial" w:cs="Arial"/>
          <w:lang w:val="cs-CZ"/>
        </w:rPr>
        <w:t>.</w:t>
      </w:r>
    </w:p>
    <w:p w14:paraId="6BC8E3D0" w14:textId="10008C8B" w:rsidR="007F0173" w:rsidRPr="008D1554" w:rsidRDefault="007F0173" w:rsidP="00E12C70">
      <w:pPr>
        <w:autoSpaceDE w:val="0"/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lastRenderedPageBreak/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</w:t>
      </w:r>
      <w:r w:rsidR="004C74A7" w:rsidRPr="008D1554">
        <w:rPr>
          <w:rFonts w:ascii="Arial" w:hAnsi="Arial" w:cs="Arial"/>
          <w:lang w:val="cs-CZ"/>
        </w:rPr>
        <w:t>9</w:t>
      </w:r>
      <w:r w:rsidR="004C74A7" w:rsidRPr="008D1554">
        <w:rPr>
          <w:rFonts w:ascii="Arial" w:hAnsi="Arial" w:cs="Arial"/>
          <w:lang w:val="cs-CZ"/>
        </w:rPr>
        <w:tab/>
      </w:r>
      <w:r w:rsidR="003F63E7" w:rsidRPr="008D1554">
        <w:rPr>
          <w:rFonts w:ascii="Arial" w:hAnsi="Arial" w:cs="Arial"/>
          <w:lang w:val="cs-CZ"/>
        </w:rPr>
        <w:t>Pokud předložené doklady</w:t>
      </w:r>
      <w:r w:rsidR="006A37C4" w:rsidRPr="008D1554">
        <w:rPr>
          <w:rFonts w:ascii="Arial" w:hAnsi="Arial" w:cs="Arial"/>
          <w:lang w:val="cs-CZ"/>
        </w:rPr>
        <w:t xml:space="preserve"> při kontrole na </w:t>
      </w:r>
      <w:r w:rsidR="004C74A7" w:rsidRPr="008D1554">
        <w:rPr>
          <w:rFonts w:ascii="Arial" w:hAnsi="Arial" w:cs="Arial"/>
          <w:lang w:val="cs-CZ"/>
        </w:rPr>
        <w:t xml:space="preserve">VCC </w:t>
      </w:r>
      <w:r w:rsidR="00E376CE" w:rsidRPr="008D1554">
        <w:rPr>
          <w:rFonts w:ascii="Arial" w:hAnsi="Arial" w:cs="Arial"/>
          <w:lang w:val="cs-CZ"/>
        </w:rPr>
        <w:t xml:space="preserve">nebudou splňovat </w:t>
      </w:r>
      <w:r w:rsidR="00EA6E8D" w:rsidRPr="008D1554">
        <w:rPr>
          <w:rFonts w:ascii="Arial" w:hAnsi="Arial" w:cs="Arial"/>
          <w:lang w:val="cs-CZ"/>
        </w:rPr>
        <w:t xml:space="preserve">požadavky </w:t>
      </w:r>
      <w:r w:rsidR="00224ABB">
        <w:rPr>
          <w:rFonts w:ascii="Arial" w:hAnsi="Arial" w:cs="Arial"/>
          <w:lang w:val="cs-CZ"/>
        </w:rPr>
        <w:t>certifikačního</w:t>
      </w:r>
      <w:r w:rsidR="00EA6E8D" w:rsidRPr="008D1554">
        <w:rPr>
          <w:rFonts w:ascii="Arial" w:hAnsi="Arial" w:cs="Arial"/>
          <w:lang w:val="cs-CZ"/>
        </w:rPr>
        <w:t xml:space="preserve"> schématu, držitel kvalifikace dostane příležitost doplnit </w:t>
      </w:r>
      <w:r w:rsidR="006802E5" w:rsidRPr="008D1554">
        <w:rPr>
          <w:rFonts w:ascii="Arial" w:hAnsi="Arial" w:cs="Arial"/>
          <w:lang w:val="cs-CZ"/>
        </w:rPr>
        <w:t>další důkazy o své kvalifikaci během jednoho roku po vypršení platnosti původní</w:t>
      </w:r>
      <w:r w:rsidR="00235DC2" w:rsidRPr="008D1554">
        <w:rPr>
          <w:rFonts w:ascii="Arial" w:hAnsi="Arial" w:cs="Arial"/>
          <w:lang w:val="cs-CZ"/>
        </w:rPr>
        <w:t xml:space="preserve">ho certifikátu. Během tohoto období ovšem nebude </w:t>
      </w:r>
      <w:r w:rsidR="00FD5643" w:rsidRPr="008D1554">
        <w:rPr>
          <w:rFonts w:ascii="Arial" w:hAnsi="Arial" w:cs="Arial"/>
          <w:lang w:val="cs-CZ"/>
        </w:rPr>
        <w:t xml:space="preserve">registrovaný mezi držiteli certifikátu. </w:t>
      </w:r>
    </w:p>
    <w:p w14:paraId="54211BA2" w14:textId="5E8CDE19" w:rsidR="00A229B6" w:rsidRPr="008D1554" w:rsidRDefault="00A229B6" w:rsidP="00E12C70">
      <w:pPr>
        <w:autoSpaceDE w:val="0"/>
        <w:spacing w:line="360" w:lineRule="auto"/>
        <w:ind w:left="993" w:hanging="709"/>
        <w:rPr>
          <w:rFonts w:ascii="Arial" w:hAnsi="Arial" w:cs="Arial"/>
          <w:lang w:val="cs-CZ"/>
        </w:rPr>
      </w:pPr>
      <w:r w:rsidRPr="008D1554">
        <w:rPr>
          <w:rFonts w:ascii="Arial" w:hAnsi="Arial" w:cs="Arial"/>
          <w:lang w:val="cs-CZ"/>
        </w:rPr>
        <w:t>1</w:t>
      </w:r>
      <w:r w:rsidR="00BE3988">
        <w:rPr>
          <w:rFonts w:ascii="Arial" w:hAnsi="Arial" w:cs="Arial"/>
          <w:lang w:val="cs-CZ"/>
        </w:rPr>
        <w:t>3</w:t>
      </w:r>
      <w:r w:rsidRPr="008D1554">
        <w:rPr>
          <w:rFonts w:ascii="Arial" w:hAnsi="Arial" w:cs="Arial"/>
          <w:lang w:val="cs-CZ"/>
        </w:rPr>
        <w:t>.10</w:t>
      </w:r>
      <w:r w:rsidRPr="008D1554">
        <w:rPr>
          <w:rFonts w:ascii="Arial" w:hAnsi="Arial" w:cs="Arial"/>
          <w:lang w:val="cs-CZ"/>
        </w:rPr>
        <w:tab/>
      </w:r>
      <w:r w:rsidR="002E0647" w:rsidRPr="008D1554">
        <w:rPr>
          <w:rFonts w:ascii="Arial" w:hAnsi="Arial" w:cs="Arial"/>
          <w:lang w:val="cs-CZ"/>
        </w:rPr>
        <w:t xml:space="preserve">Pokud držitel </w:t>
      </w:r>
      <w:r w:rsidR="00224ABB">
        <w:rPr>
          <w:rFonts w:ascii="Arial" w:hAnsi="Arial" w:cs="Arial"/>
          <w:lang w:val="cs-CZ"/>
        </w:rPr>
        <w:t>certifikace</w:t>
      </w:r>
      <w:r w:rsidR="002E0647" w:rsidRPr="008D1554">
        <w:rPr>
          <w:rFonts w:ascii="Arial" w:hAnsi="Arial" w:cs="Arial"/>
          <w:lang w:val="cs-CZ"/>
        </w:rPr>
        <w:t xml:space="preserve"> nepředloží </w:t>
      </w:r>
      <w:r w:rsidR="0092563E" w:rsidRPr="008D1554">
        <w:rPr>
          <w:rFonts w:ascii="Arial" w:hAnsi="Arial" w:cs="Arial"/>
          <w:lang w:val="cs-CZ"/>
        </w:rPr>
        <w:t>adekvátní</w:t>
      </w:r>
      <w:r w:rsidR="002E0647" w:rsidRPr="008D1554">
        <w:rPr>
          <w:rFonts w:ascii="Arial" w:hAnsi="Arial" w:cs="Arial"/>
          <w:lang w:val="cs-CZ"/>
        </w:rPr>
        <w:t xml:space="preserve"> důkazy a nezaplatí</w:t>
      </w:r>
      <w:r w:rsidR="0092563E" w:rsidRPr="008D1554">
        <w:rPr>
          <w:rFonts w:ascii="Arial" w:hAnsi="Arial" w:cs="Arial"/>
          <w:lang w:val="cs-CZ"/>
        </w:rPr>
        <w:t xml:space="preserve"> odpovídající poplatky během 1 roku po vypršení platnosti svého certifikátu, </w:t>
      </w:r>
      <w:r w:rsidR="005B65D0" w:rsidRPr="008D1554">
        <w:rPr>
          <w:rFonts w:ascii="Arial" w:hAnsi="Arial" w:cs="Arial"/>
          <w:lang w:val="cs-CZ"/>
        </w:rPr>
        <w:t xml:space="preserve">budou nuceni přihlásit se k opakovanému splnění celé </w:t>
      </w:r>
      <w:r w:rsidR="00E23928" w:rsidRPr="008D1554">
        <w:rPr>
          <w:rFonts w:ascii="Arial" w:hAnsi="Arial" w:cs="Arial"/>
          <w:lang w:val="cs-CZ"/>
        </w:rPr>
        <w:t xml:space="preserve">certifikační zkoušky. </w:t>
      </w:r>
    </w:p>
    <w:p w14:paraId="52677FF7" w14:textId="6D7B06FF" w:rsidR="006719FE" w:rsidRPr="008D1554" w:rsidRDefault="006719FE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</w:p>
    <w:p w14:paraId="52C0E029" w14:textId="4C645F8F" w:rsidR="00A26D71" w:rsidRPr="008D1554" w:rsidRDefault="00A26D71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</w:p>
    <w:p w14:paraId="41B2C28C" w14:textId="77777777" w:rsidR="00A26D71" w:rsidRPr="008D1554" w:rsidRDefault="00A26D71" w:rsidP="006E584A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lang w:val="cs-CZ"/>
        </w:rPr>
      </w:pPr>
    </w:p>
    <w:p w14:paraId="6DDB65EE" w14:textId="1F59F869" w:rsidR="00F07C89" w:rsidRPr="008D1554" w:rsidRDefault="00224ABB" w:rsidP="00A26D71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b/>
          <w:lang w:val="cs-CZ"/>
        </w:rPr>
      </w:pPr>
      <w:r>
        <w:rPr>
          <w:rFonts w:ascii="Arial" w:hAnsi="Arial" w:cs="Arial"/>
          <w:b/>
          <w:lang w:val="cs-CZ"/>
        </w:rPr>
        <w:t xml:space="preserve">Partneři projektu </w:t>
      </w:r>
      <w:proofErr w:type="spellStart"/>
      <w:r w:rsidR="00550BD5" w:rsidRPr="008D1554">
        <w:rPr>
          <w:rFonts w:ascii="Arial" w:hAnsi="Arial" w:cs="Arial"/>
          <w:b/>
          <w:lang w:val="cs-CZ"/>
        </w:rPr>
        <w:t>VETcert</w:t>
      </w:r>
      <w:proofErr w:type="spellEnd"/>
      <w:r w:rsidR="00550BD5" w:rsidRPr="008D1554">
        <w:rPr>
          <w:rFonts w:ascii="Arial" w:hAnsi="Arial" w:cs="Arial"/>
          <w:b/>
          <w:lang w:val="cs-CZ"/>
        </w:rPr>
        <w:t xml:space="preserve"> </w:t>
      </w:r>
    </w:p>
    <w:p w14:paraId="2A67A8F7" w14:textId="400B2441" w:rsidR="007C5118" w:rsidRPr="008D1554" w:rsidRDefault="009F46B9" w:rsidP="00F07C89">
      <w:pPr>
        <w:tabs>
          <w:tab w:val="left" w:pos="709"/>
          <w:tab w:val="left" w:pos="9072"/>
        </w:tabs>
        <w:spacing w:line="360" w:lineRule="auto"/>
        <w:ind w:left="993" w:hanging="709"/>
        <w:rPr>
          <w:rFonts w:ascii="Arial" w:hAnsi="Arial" w:cs="Arial"/>
          <w:b/>
          <w:lang w:val="cs-CZ"/>
        </w:rPr>
      </w:pPr>
      <w:r>
        <w:rPr>
          <w:rFonts w:ascii="Arial" w:hAnsi="Arial" w:cs="Arial"/>
          <w:b/>
          <w:lang w:val="cs-CZ"/>
        </w:rPr>
        <w:t>Červen</w:t>
      </w:r>
      <w:r w:rsidRPr="008D1554">
        <w:rPr>
          <w:rFonts w:ascii="Arial" w:hAnsi="Arial" w:cs="Arial"/>
          <w:b/>
          <w:lang w:val="cs-CZ"/>
        </w:rPr>
        <w:t xml:space="preserve"> </w:t>
      </w:r>
      <w:r w:rsidR="007C5118" w:rsidRPr="008D1554">
        <w:rPr>
          <w:rFonts w:ascii="Arial" w:hAnsi="Arial" w:cs="Arial"/>
          <w:b/>
          <w:lang w:val="cs-CZ"/>
        </w:rPr>
        <w:t>20</w:t>
      </w:r>
      <w:r>
        <w:rPr>
          <w:rFonts w:ascii="Arial" w:hAnsi="Arial" w:cs="Arial"/>
          <w:b/>
          <w:lang w:val="cs-CZ"/>
        </w:rPr>
        <w:t>20</w:t>
      </w:r>
    </w:p>
    <w:p w14:paraId="18E697FE" w14:textId="77777777" w:rsidR="00DC65DB" w:rsidRPr="008D1554" w:rsidRDefault="00DC65DB">
      <w:pPr>
        <w:ind w:left="284"/>
        <w:rPr>
          <w:lang w:val="cs-CZ"/>
        </w:rPr>
      </w:pPr>
    </w:p>
    <w:sectPr w:rsidR="00DC65DB" w:rsidRPr="008D1554" w:rsidSect="0047216D">
      <w:headerReference w:type="default" r:id="rId16"/>
      <w:footerReference w:type="even" r:id="rId17"/>
      <w:footerReference w:type="default" r:id="rId18"/>
      <w:pgSz w:w="11900" w:h="16840"/>
      <w:pgMar w:top="3110" w:right="560" w:bottom="1134" w:left="1559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722340" w14:textId="77777777" w:rsidR="00B54588" w:rsidRDefault="00B54588" w:rsidP="00412454">
      <w:r>
        <w:separator/>
      </w:r>
    </w:p>
  </w:endnote>
  <w:endnote w:type="continuationSeparator" w:id="0">
    <w:p w14:paraId="5529EF42" w14:textId="77777777" w:rsidR="00B54588" w:rsidRDefault="00B54588" w:rsidP="00412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EE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eiryo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Yu Gothic">
    <w:altName w:val="游ゴシック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8A3044" w14:textId="77777777" w:rsidR="004B76C7" w:rsidRPr="004B76C7" w:rsidRDefault="004B76C7" w:rsidP="004B76C7">
    <w:pPr>
      <w:pStyle w:val="Zpat"/>
      <w:jc w:val="center"/>
      <w:rPr>
        <w:rFonts w:asciiTheme="majorHAnsi" w:hAnsiTheme="majorHAnsi"/>
        <w:color w:val="A6A6A6" w:themeColor="background1" w:themeShade="A6"/>
        <w:sz w:val="22"/>
        <w:szCs w:val="22"/>
      </w:rPr>
    </w:pPr>
    <w:r w:rsidRPr="004B76C7">
      <w:rPr>
        <w:rFonts w:asciiTheme="majorHAnsi" w:hAnsiTheme="majorHAnsi"/>
        <w:color w:val="A6A6A6" w:themeColor="background1" w:themeShade="A6"/>
        <w:sz w:val="22"/>
        <w:szCs w:val="22"/>
      </w:rPr>
      <w:fldChar w:fldCharType="begin"/>
    </w:r>
    <w:r w:rsidRPr="004B76C7">
      <w:rPr>
        <w:rFonts w:asciiTheme="majorHAnsi" w:hAnsiTheme="majorHAnsi"/>
        <w:color w:val="A6A6A6" w:themeColor="background1" w:themeShade="A6"/>
        <w:sz w:val="22"/>
        <w:szCs w:val="22"/>
      </w:rPr>
      <w:instrText xml:space="preserve"> PAGE  \* MERGEFORMAT </w:instrText>
    </w:r>
    <w:r w:rsidRPr="004B76C7">
      <w:rPr>
        <w:rFonts w:asciiTheme="majorHAnsi" w:hAnsiTheme="majorHAnsi"/>
        <w:color w:val="A6A6A6" w:themeColor="background1" w:themeShade="A6"/>
        <w:sz w:val="22"/>
        <w:szCs w:val="22"/>
      </w:rPr>
      <w:fldChar w:fldCharType="separate"/>
    </w:r>
    <w:r w:rsidR="007F3702">
      <w:rPr>
        <w:rFonts w:asciiTheme="majorHAnsi" w:hAnsiTheme="majorHAnsi"/>
        <w:noProof/>
        <w:color w:val="A6A6A6" w:themeColor="background1" w:themeShade="A6"/>
        <w:sz w:val="22"/>
        <w:szCs w:val="22"/>
      </w:rPr>
      <w:t>2</w:t>
    </w:r>
    <w:r w:rsidRPr="004B76C7">
      <w:rPr>
        <w:rFonts w:asciiTheme="majorHAnsi" w:hAnsiTheme="majorHAnsi"/>
        <w:color w:val="A6A6A6" w:themeColor="background1" w:themeShade="A6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4966994"/>
      <w:docPartObj>
        <w:docPartGallery w:val="Page Numbers (Bottom of Page)"/>
        <w:docPartUnique/>
      </w:docPartObj>
    </w:sdtPr>
    <w:sdtEndPr>
      <w:rPr>
        <w:rFonts w:ascii="Arial" w:hAnsi="Arial"/>
        <w:noProof/>
        <w:sz w:val="20"/>
      </w:rPr>
    </w:sdtEndPr>
    <w:sdtContent>
      <w:p w14:paraId="7EE881F3" w14:textId="6B717A06" w:rsidR="0047216D" w:rsidRPr="0047216D" w:rsidRDefault="000B454F" w:rsidP="000B454F">
        <w:pPr>
          <w:pStyle w:val="Zpat"/>
          <w:tabs>
            <w:tab w:val="clear" w:pos="9072"/>
            <w:tab w:val="left" w:pos="567"/>
            <w:tab w:val="right" w:pos="9781"/>
          </w:tabs>
          <w:ind w:firstLine="567"/>
          <w:rPr>
            <w:rFonts w:ascii="Arial" w:hAnsi="Arial"/>
            <w:sz w:val="20"/>
          </w:rPr>
        </w:pPr>
        <w:r w:rsidRPr="00C97A40">
          <w:rPr>
            <w:rFonts w:ascii="Arial" w:hAnsi="Arial" w:cs="Arial"/>
            <w:sz w:val="20"/>
            <w:szCs w:val="20"/>
            <w:lang w:val="cs-CZ"/>
          </w:rPr>
          <w:t xml:space="preserve">Verze </w:t>
        </w:r>
        <w:r w:rsidR="00531B0D">
          <w:rPr>
            <w:rFonts w:ascii="Arial" w:hAnsi="Arial" w:cs="Arial"/>
            <w:sz w:val="20"/>
            <w:szCs w:val="20"/>
            <w:lang w:val="cs-CZ"/>
          </w:rPr>
          <w:t>3</w:t>
        </w:r>
        <w:r w:rsidR="00C97A40" w:rsidRPr="00C97A40">
          <w:rPr>
            <w:rFonts w:ascii="Arial" w:hAnsi="Arial" w:cs="Arial"/>
            <w:sz w:val="20"/>
            <w:szCs w:val="20"/>
            <w:lang w:val="cs-CZ"/>
          </w:rPr>
          <w:t>–0</w:t>
        </w:r>
        <w:r w:rsidR="00531B0D">
          <w:rPr>
            <w:rFonts w:ascii="Arial" w:hAnsi="Arial" w:cs="Arial"/>
            <w:sz w:val="20"/>
            <w:szCs w:val="20"/>
            <w:lang w:val="cs-CZ"/>
          </w:rPr>
          <w:t>6</w:t>
        </w:r>
        <w:r w:rsidRPr="00C97A40">
          <w:rPr>
            <w:rFonts w:ascii="Arial" w:hAnsi="Arial" w:cs="Arial"/>
            <w:sz w:val="20"/>
            <w:szCs w:val="20"/>
            <w:lang w:val="cs-CZ"/>
          </w:rPr>
          <w:t>.20</w:t>
        </w:r>
        <w:r w:rsidR="00531B0D">
          <w:rPr>
            <w:rFonts w:ascii="Arial" w:hAnsi="Arial" w:cs="Arial"/>
            <w:sz w:val="20"/>
            <w:szCs w:val="20"/>
            <w:lang w:val="cs-CZ"/>
          </w:rPr>
          <w:t>20</w:t>
        </w:r>
        <w:r>
          <w:tab/>
        </w:r>
        <w:r>
          <w:tab/>
        </w:r>
        <w:r w:rsidR="0047216D" w:rsidRPr="0047216D">
          <w:rPr>
            <w:rFonts w:ascii="Arial" w:hAnsi="Arial"/>
            <w:sz w:val="20"/>
          </w:rPr>
          <w:fldChar w:fldCharType="begin"/>
        </w:r>
        <w:r w:rsidR="0047216D" w:rsidRPr="0047216D">
          <w:rPr>
            <w:rFonts w:ascii="Arial" w:hAnsi="Arial"/>
            <w:sz w:val="20"/>
          </w:rPr>
          <w:instrText xml:space="preserve"> PAGE   \* MERGEFORMAT </w:instrText>
        </w:r>
        <w:r w:rsidR="0047216D" w:rsidRPr="0047216D">
          <w:rPr>
            <w:rFonts w:ascii="Arial" w:hAnsi="Arial"/>
            <w:sz w:val="20"/>
          </w:rPr>
          <w:fldChar w:fldCharType="separate"/>
        </w:r>
        <w:r w:rsidR="00F95FA5">
          <w:rPr>
            <w:rFonts w:ascii="Arial" w:hAnsi="Arial"/>
            <w:noProof/>
            <w:sz w:val="20"/>
          </w:rPr>
          <w:t>2</w:t>
        </w:r>
        <w:r w:rsidR="0047216D" w:rsidRPr="0047216D">
          <w:rPr>
            <w:rFonts w:ascii="Arial" w:hAnsi="Arial"/>
            <w:noProof/>
            <w:sz w:val="20"/>
          </w:rPr>
          <w:fldChar w:fldCharType="end"/>
        </w:r>
      </w:p>
    </w:sdtContent>
  </w:sdt>
  <w:p w14:paraId="4A04888B" w14:textId="77777777" w:rsidR="00040B07" w:rsidRDefault="00040B07">
    <w:pPr>
      <w:pStyle w:val="Zpa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EE555D" w14:textId="77777777" w:rsidR="00B54588" w:rsidRDefault="00B54588" w:rsidP="00412454">
      <w:r>
        <w:separator/>
      </w:r>
    </w:p>
  </w:footnote>
  <w:footnote w:type="continuationSeparator" w:id="0">
    <w:p w14:paraId="476A696A" w14:textId="77777777" w:rsidR="00B54588" w:rsidRDefault="00B54588" w:rsidP="004124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A14ADA" w14:textId="220F773E" w:rsidR="00412454" w:rsidRDefault="00D83F73">
    <w:pPr>
      <w:pStyle w:val="Zhlav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78B54303" wp14:editId="58F6FC75">
          <wp:simplePos x="0" y="0"/>
          <wp:positionH relativeFrom="margin">
            <wp:align>left</wp:align>
          </wp:positionH>
          <wp:positionV relativeFrom="paragraph">
            <wp:posOffset>-74826</wp:posOffset>
          </wp:positionV>
          <wp:extent cx="1079293" cy="106884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293" cy="1068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76C7"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0BF2A0A2" wp14:editId="476A545E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0000" cy="10693516"/>
          <wp:effectExtent l="0" t="0" r="3175" b="0"/>
          <wp:wrapNone/>
          <wp:docPr id="14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vorlage_EAC-Deckblatt_mit_Logo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5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-7"/>
        </w:tabs>
        <w:ind w:left="1070" w:hanging="360"/>
      </w:pPr>
      <w:rPr>
        <w:rFonts w:ascii="Wingdings" w:hAnsi="Wingdings" w:cs="Wingdings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01067D2A"/>
    <w:multiLevelType w:val="hybridMultilevel"/>
    <w:tmpl w:val="5CD4C5BA"/>
    <w:lvl w:ilvl="0" w:tplc="D1F66328">
      <w:numFmt w:val="bullet"/>
      <w:pStyle w:val="Nadpis1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pStyle w:val="Nadpi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E314B4"/>
    <w:multiLevelType w:val="multilevel"/>
    <w:tmpl w:val="0F1A9552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2.1"/>
      <w:lvlJc w:val="left"/>
      <w:pPr>
        <w:ind w:left="71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>
    <w:nsid w:val="08637EA1"/>
    <w:multiLevelType w:val="hybridMultilevel"/>
    <w:tmpl w:val="5128BE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6329A1"/>
    <w:multiLevelType w:val="hybridMultilevel"/>
    <w:tmpl w:val="94A288F6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10D61E88"/>
    <w:multiLevelType w:val="hybridMultilevel"/>
    <w:tmpl w:val="EE0E2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066274"/>
    <w:multiLevelType w:val="hybridMultilevel"/>
    <w:tmpl w:val="B43E5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4410A3"/>
    <w:multiLevelType w:val="multilevel"/>
    <w:tmpl w:val="CC1E16C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1">
    <w:nsid w:val="193D7842"/>
    <w:multiLevelType w:val="multilevel"/>
    <w:tmpl w:val="834EED74"/>
    <w:lvl w:ilvl="0">
      <w:start w:val="9"/>
      <w:numFmt w:val="decimal"/>
      <w:lvlText w:val="%1"/>
      <w:lvlJc w:val="left"/>
      <w:pPr>
        <w:ind w:left="730" w:hanging="7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0" w:hanging="73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30" w:hanging="73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20AE6ED8"/>
    <w:multiLevelType w:val="multilevel"/>
    <w:tmpl w:val="3EFE26B2"/>
    <w:lvl w:ilvl="0">
      <w:start w:val="9"/>
      <w:numFmt w:val="decimal"/>
      <w:lvlText w:val="%1"/>
      <w:lvlJc w:val="left"/>
      <w:pPr>
        <w:ind w:left="730" w:hanging="7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6" w:hanging="7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02" w:hanging="7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13">
    <w:nsid w:val="21D92A61"/>
    <w:multiLevelType w:val="multilevel"/>
    <w:tmpl w:val="4E8CBA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229D25E0"/>
    <w:multiLevelType w:val="hybridMultilevel"/>
    <w:tmpl w:val="953CB54E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>
    <w:nsid w:val="24A749E9"/>
    <w:multiLevelType w:val="hybridMultilevel"/>
    <w:tmpl w:val="6DA025E8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>
    <w:nsid w:val="31D14906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>
    <w:nsid w:val="37393AF1"/>
    <w:multiLevelType w:val="hybridMultilevel"/>
    <w:tmpl w:val="F558C5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375146F"/>
    <w:multiLevelType w:val="hybridMultilevel"/>
    <w:tmpl w:val="9C8C35CE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>
    <w:nsid w:val="4A2818ED"/>
    <w:multiLevelType w:val="hybridMultilevel"/>
    <w:tmpl w:val="C958D0E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CBB7627"/>
    <w:multiLevelType w:val="multilevel"/>
    <w:tmpl w:val="4E8CBA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D625BA1"/>
    <w:multiLevelType w:val="hybridMultilevel"/>
    <w:tmpl w:val="FEDCC3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BD20AD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>
    <w:nsid w:val="5B9B0140"/>
    <w:multiLevelType w:val="hybridMultilevel"/>
    <w:tmpl w:val="37041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45135B"/>
    <w:multiLevelType w:val="hybridMultilevel"/>
    <w:tmpl w:val="719255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8A3FD1"/>
    <w:multiLevelType w:val="multilevel"/>
    <w:tmpl w:val="0D4430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6">
    <w:nsid w:val="6D5A6CA8"/>
    <w:multiLevelType w:val="multilevel"/>
    <w:tmpl w:val="7BBECF98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7">
    <w:nsid w:val="74565F6B"/>
    <w:multiLevelType w:val="hybridMultilevel"/>
    <w:tmpl w:val="AFB671F0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C3712E7"/>
    <w:multiLevelType w:val="hybridMultilevel"/>
    <w:tmpl w:val="F50451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22"/>
  </w:num>
  <w:num w:numId="7">
    <w:abstractNumId w:val="16"/>
  </w:num>
  <w:num w:numId="8">
    <w:abstractNumId w:val="23"/>
  </w:num>
  <w:num w:numId="9">
    <w:abstractNumId w:val="18"/>
  </w:num>
  <w:num w:numId="10">
    <w:abstractNumId w:val="17"/>
  </w:num>
  <w:num w:numId="11">
    <w:abstractNumId w:val="19"/>
  </w:num>
  <w:num w:numId="12">
    <w:abstractNumId w:val="10"/>
  </w:num>
  <w:num w:numId="13">
    <w:abstractNumId w:val="15"/>
  </w:num>
  <w:num w:numId="14">
    <w:abstractNumId w:val="20"/>
  </w:num>
  <w:num w:numId="15">
    <w:abstractNumId w:val="12"/>
  </w:num>
  <w:num w:numId="16">
    <w:abstractNumId w:val="11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25"/>
  </w:num>
  <w:num w:numId="20">
    <w:abstractNumId w:val="14"/>
  </w:num>
  <w:num w:numId="21">
    <w:abstractNumId w:val="7"/>
  </w:num>
  <w:num w:numId="22">
    <w:abstractNumId w:val="13"/>
  </w:num>
  <w:num w:numId="23">
    <w:abstractNumId w:val="26"/>
  </w:num>
  <w:num w:numId="24">
    <w:abstractNumId w:val="9"/>
  </w:num>
  <w:num w:numId="25">
    <w:abstractNumId w:val="28"/>
  </w:num>
  <w:num w:numId="26">
    <w:abstractNumId w:val="24"/>
  </w:num>
  <w:num w:numId="27">
    <w:abstractNumId w:val="6"/>
  </w:num>
  <w:num w:numId="28">
    <w:abstractNumId w:val="8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trackRevisions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AwNzS2MDWxMDQ1tzBS0lEKTi0uzszPAykwrwUAPL/E5SwAAAA="/>
  </w:docVars>
  <w:rsids>
    <w:rsidRoot w:val="00F77804"/>
    <w:rsid w:val="00003D87"/>
    <w:rsid w:val="00005882"/>
    <w:rsid w:val="00011E8C"/>
    <w:rsid w:val="000137E9"/>
    <w:rsid w:val="000203BF"/>
    <w:rsid w:val="00021B25"/>
    <w:rsid w:val="000230FF"/>
    <w:rsid w:val="000246F1"/>
    <w:rsid w:val="00025484"/>
    <w:rsid w:val="000365E0"/>
    <w:rsid w:val="00040B07"/>
    <w:rsid w:val="000458EE"/>
    <w:rsid w:val="00046F38"/>
    <w:rsid w:val="00051633"/>
    <w:rsid w:val="000517BE"/>
    <w:rsid w:val="0005392A"/>
    <w:rsid w:val="00055E85"/>
    <w:rsid w:val="00056997"/>
    <w:rsid w:val="00060C47"/>
    <w:rsid w:val="00063AA3"/>
    <w:rsid w:val="0006493E"/>
    <w:rsid w:val="00064D28"/>
    <w:rsid w:val="00070B2D"/>
    <w:rsid w:val="000710E9"/>
    <w:rsid w:val="00074064"/>
    <w:rsid w:val="00074838"/>
    <w:rsid w:val="00076D6D"/>
    <w:rsid w:val="00081E77"/>
    <w:rsid w:val="00082419"/>
    <w:rsid w:val="00082527"/>
    <w:rsid w:val="00083235"/>
    <w:rsid w:val="00084138"/>
    <w:rsid w:val="000932B4"/>
    <w:rsid w:val="0009360A"/>
    <w:rsid w:val="000942A8"/>
    <w:rsid w:val="00096A89"/>
    <w:rsid w:val="000971FE"/>
    <w:rsid w:val="000A7A35"/>
    <w:rsid w:val="000B2304"/>
    <w:rsid w:val="000B36D4"/>
    <w:rsid w:val="000B454F"/>
    <w:rsid w:val="000B4D38"/>
    <w:rsid w:val="000B4F49"/>
    <w:rsid w:val="000C17AE"/>
    <w:rsid w:val="000C2F7C"/>
    <w:rsid w:val="000C4931"/>
    <w:rsid w:val="000C5A0E"/>
    <w:rsid w:val="000D0D86"/>
    <w:rsid w:val="000D1B82"/>
    <w:rsid w:val="000D656E"/>
    <w:rsid w:val="000E4A2F"/>
    <w:rsid w:val="000E4EDC"/>
    <w:rsid w:val="000F10F3"/>
    <w:rsid w:val="000F5983"/>
    <w:rsid w:val="000F6859"/>
    <w:rsid w:val="0010630E"/>
    <w:rsid w:val="00111CE2"/>
    <w:rsid w:val="001153DF"/>
    <w:rsid w:val="00115A6E"/>
    <w:rsid w:val="00115D63"/>
    <w:rsid w:val="0012091D"/>
    <w:rsid w:val="00123764"/>
    <w:rsid w:val="001238A7"/>
    <w:rsid w:val="00131A0E"/>
    <w:rsid w:val="00132BB6"/>
    <w:rsid w:val="001333DA"/>
    <w:rsid w:val="00140F2F"/>
    <w:rsid w:val="001440FC"/>
    <w:rsid w:val="00144797"/>
    <w:rsid w:val="00145625"/>
    <w:rsid w:val="0014748F"/>
    <w:rsid w:val="0015099D"/>
    <w:rsid w:val="0015101A"/>
    <w:rsid w:val="001511E6"/>
    <w:rsid w:val="00152956"/>
    <w:rsid w:val="00167A12"/>
    <w:rsid w:val="001702D1"/>
    <w:rsid w:val="0017381E"/>
    <w:rsid w:val="00173A51"/>
    <w:rsid w:val="00174173"/>
    <w:rsid w:val="00177059"/>
    <w:rsid w:val="0017758A"/>
    <w:rsid w:val="001817AF"/>
    <w:rsid w:val="00185502"/>
    <w:rsid w:val="00190097"/>
    <w:rsid w:val="001919CD"/>
    <w:rsid w:val="001969E4"/>
    <w:rsid w:val="00197E50"/>
    <w:rsid w:val="001A0019"/>
    <w:rsid w:val="001A0D31"/>
    <w:rsid w:val="001A1CAF"/>
    <w:rsid w:val="001B043F"/>
    <w:rsid w:val="001B0732"/>
    <w:rsid w:val="001B3237"/>
    <w:rsid w:val="001B6C17"/>
    <w:rsid w:val="001C0D4D"/>
    <w:rsid w:val="001C1235"/>
    <w:rsid w:val="001C1822"/>
    <w:rsid w:val="001C2EA8"/>
    <w:rsid w:val="001C548B"/>
    <w:rsid w:val="001C7E7F"/>
    <w:rsid w:val="001D04E8"/>
    <w:rsid w:val="001D0F2B"/>
    <w:rsid w:val="001D16F8"/>
    <w:rsid w:val="001D1D5F"/>
    <w:rsid w:val="001E0FE6"/>
    <w:rsid w:val="001F0891"/>
    <w:rsid w:val="001F1B7E"/>
    <w:rsid w:val="001F4F58"/>
    <w:rsid w:val="001F66D7"/>
    <w:rsid w:val="001F6D34"/>
    <w:rsid w:val="002016C0"/>
    <w:rsid w:val="00202DC3"/>
    <w:rsid w:val="002034A8"/>
    <w:rsid w:val="00224ABB"/>
    <w:rsid w:val="00226723"/>
    <w:rsid w:val="00227F16"/>
    <w:rsid w:val="00231DD4"/>
    <w:rsid w:val="00233CAA"/>
    <w:rsid w:val="0023466F"/>
    <w:rsid w:val="00235DC2"/>
    <w:rsid w:val="00245967"/>
    <w:rsid w:val="002470A4"/>
    <w:rsid w:val="00250D31"/>
    <w:rsid w:val="002512EB"/>
    <w:rsid w:val="00251313"/>
    <w:rsid w:val="00253229"/>
    <w:rsid w:val="0025764A"/>
    <w:rsid w:val="00260919"/>
    <w:rsid w:val="00264EC4"/>
    <w:rsid w:val="00266B1C"/>
    <w:rsid w:val="002700DB"/>
    <w:rsid w:val="00271ECC"/>
    <w:rsid w:val="00273381"/>
    <w:rsid w:val="002736A3"/>
    <w:rsid w:val="00275231"/>
    <w:rsid w:val="002753C6"/>
    <w:rsid w:val="00282674"/>
    <w:rsid w:val="00282700"/>
    <w:rsid w:val="00283691"/>
    <w:rsid w:val="00290CC4"/>
    <w:rsid w:val="0029104F"/>
    <w:rsid w:val="002913FF"/>
    <w:rsid w:val="002917A7"/>
    <w:rsid w:val="0029282F"/>
    <w:rsid w:val="00293865"/>
    <w:rsid w:val="00294548"/>
    <w:rsid w:val="002A06AC"/>
    <w:rsid w:val="002A48E6"/>
    <w:rsid w:val="002A6FB3"/>
    <w:rsid w:val="002B3641"/>
    <w:rsid w:val="002C22AD"/>
    <w:rsid w:val="002C6B95"/>
    <w:rsid w:val="002C7BB7"/>
    <w:rsid w:val="002D0903"/>
    <w:rsid w:val="002D169C"/>
    <w:rsid w:val="002D4422"/>
    <w:rsid w:val="002D5629"/>
    <w:rsid w:val="002D5C62"/>
    <w:rsid w:val="002E0647"/>
    <w:rsid w:val="002E1E79"/>
    <w:rsid w:val="002E5A59"/>
    <w:rsid w:val="002E690D"/>
    <w:rsid w:val="002F099B"/>
    <w:rsid w:val="002F20D3"/>
    <w:rsid w:val="002F4272"/>
    <w:rsid w:val="002F43D5"/>
    <w:rsid w:val="002F53F4"/>
    <w:rsid w:val="002F6914"/>
    <w:rsid w:val="00302326"/>
    <w:rsid w:val="00303DCD"/>
    <w:rsid w:val="00305205"/>
    <w:rsid w:val="00305BB6"/>
    <w:rsid w:val="00306F60"/>
    <w:rsid w:val="003130FF"/>
    <w:rsid w:val="003151A0"/>
    <w:rsid w:val="003169E2"/>
    <w:rsid w:val="003207C1"/>
    <w:rsid w:val="003218BF"/>
    <w:rsid w:val="00323415"/>
    <w:rsid w:val="00324843"/>
    <w:rsid w:val="003255AB"/>
    <w:rsid w:val="00330AB1"/>
    <w:rsid w:val="00330C52"/>
    <w:rsid w:val="00330F2B"/>
    <w:rsid w:val="003359DF"/>
    <w:rsid w:val="003377F3"/>
    <w:rsid w:val="003425F6"/>
    <w:rsid w:val="0034424D"/>
    <w:rsid w:val="0035520A"/>
    <w:rsid w:val="00355AE8"/>
    <w:rsid w:val="00355E45"/>
    <w:rsid w:val="0036032A"/>
    <w:rsid w:val="00360A6D"/>
    <w:rsid w:val="00360E0C"/>
    <w:rsid w:val="00361958"/>
    <w:rsid w:val="00361E65"/>
    <w:rsid w:val="003645BC"/>
    <w:rsid w:val="00366847"/>
    <w:rsid w:val="00366CC4"/>
    <w:rsid w:val="00370F2D"/>
    <w:rsid w:val="0037142B"/>
    <w:rsid w:val="0037434E"/>
    <w:rsid w:val="00375EDB"/>
    <w:rsid w:val="003761ED"/>
    <w:rsid w:val="003835C3"/>
    <w:rsid w:val="00383AFB"/>
    <w:rsid w:val="003861BE"/>
    <w:rsid w:val="00390293"/>
    <w:rsid w:val="003909CB"/>
    <w:rsid w:val="00391599"/>
    <w:rsid w:val="00392135"/>
    <w:rsid w:val="00392303"/>
    <w:rsid w:val="0039284C"/>
    <w:rsid w:val="0039602C"/>
    <w:rsid w:val="003A1CD1"/>
    <w:rsid w:val="003A2199"/>
    <w:rsid w:val="003A5368"/>
    <w:rsid w:val="003B0FF3"/>
    <w:rsid w:val="003B542E"/>
    <w:rsid w:val="003B59B9"/>
    <w:rsid w:val="003B5C43"/>
    <w:rsid w:val="003B6928"/>
    <w:rsid w:val="003B7A37"/>
    <w:rsid w:val="003C1B09"/>
    <w:rsid w:val="003C2741"/>
    <w:rsid w:val="003D23EB"/>
    <w:rsid w:val="003D6888"/>
    <w:rsid w:val="003E6FB7"/>
    <w:rsid w:val="003F1EBC"/>
    <w:rsid w:val="003F212F"/>
    <w:rsid w:val="003F2EFE"/>
    <w:rsid w:val="003F5242"/>
    <w:rsid w:val="003F63E7"/>
    <w:rsid w:val="003F73C9"/>
    <w:rsid w:val="00402968"/>
    <w:rsid w:val="00412454"/>
    <w:rsid w:val="00414394"/>
    <w:rsid w:val="00415972"/>
    <w:rsid w:val="00415999"/>
    <w:rsid w:val="0042297A"/>
    <w:rsid w:val="0042403D"/>
    <w:rsid w:val="00430550"/>
    <w:rsid w:val="00431DA2"/>
    <w:rsid w:val="00431FB7"/>
    <w:rsid w:val="00435B99"/>
    <w:rsid w:val="004366FA"/>
    <w:rsid w:val="00441A39"/>
    <w:rsid w:val="00441CA1"/>
    <w:rsid w:val="004421BA"/>
    <w:rsid w:val="00452226"/>
    <w:rsid w:val="004554B8"/>
    <w:rsid w:val="00456D4A"/>
    <w:rsid w:val="00457D62"/>
    <w:rsid w:val="00461800"/>
    <w:rsid w:val="004622B3"/>
    <w:rsid w:val="00471014"/>
    <w:rsid w:val="004718B8"/>
    <w:rsid w:val="0047216D"/>
    <w:rsid w:val="0048045B"/>
    <w:rsid w:val="00482B41"/>
    <w:rsid w:val="00483A02"/>
    <w:rsid w:val="004841E3"/>
    <w:rsid w:val="00484662"/>
    <w:rsid w:val="004919B6"/>
    <w:rsid w:val="00492BAF"/>
    <w:rsid w:val="00494FB9"/>
    <w:rsid w:val="004A0296"/>
    <w:rsid w:val="004A02EC"/>
    <w:rsid w:val="004A64D7"/>
    <w:rsid w:val="004A72B1"/>
    <w:rsid w:val="004B08CA"/>
    <w:rsid w:val="004B205F"/>
    <w:rsid w:val="004B20FA"/>
    <w:rsid w:val="004B29F0"/>
    <w:rsid w:val="004B3618"/>
    <w:rsid w:val="004B76C7"/>
    <w:rsid w:val="004C0F19"/>
    <w:rsid w:val="004C25BD"/>
    <w:rsid w:val="004C517A"/>
    <w:rsid w:val="004C74A7"/>
    <w:rsid w:val="004D0481"/>
    <w:rsid w:val="004D580C"/>
    <w:rsid w:val="004E3623"/>
    <w:rsid w:val="004E7E47"/>
    <w:rsid w:val="004F2806"/>
    <w:rsid w:val="004F460F"/>
    <w:rsid w:val="004F619C"/>
    <w:rsid w:val="004F7892"/>
    <w:rsid w:val="005014FC"/>
    <w:rsid w:val="005015F2"/>
    <w:rsid w:val="005027B7"/>
    <w:rsid w:val="00515D80"/>
    <w:rsid w:val="00516CAC"/>
    <w:rsid w:val="00521AB4"/>
    <w:rsid w:val="00522569"/>
    <w:rsid w:val="00524921"/>
    <w:rsid w:val="00525123"/>
    <w:rsid w:val="00531407"/>
    <w:rsid w:val="00531B0D"/>
    <w:rsid w:val="00533BE0"/>
    <w:rsid w:val="00533F34"/>
    <w:rsid w:val="00533FB3"/>
    <w:rsid w:val="00537EB3"/>
    <w:rsid w:val="0054622F"/>
    <w:rsid w:val="00550BD5"/>
    <w:rsid w:val="0055657C"/>
    <w:rsid w:val="005566F6"/>
    <w:rsid w:val="005572C3"/>
    <w:rsid w:val="00557A08"/>
    <w:rsid w:val="005603AA"/>
    <w:rsid w:val="00562B23"/>
    <w:rsid w:val="00567B77"/>
    <w:rsid w:val="005716FD"/>
    <w:rsid w:val="0057188D"/>
    <w:rsid w:val="00575208"/>
    <w:rsid w:val="00576B37"/>
    <w:rsid w:val="00581D62"/>
    <w:rsid w:val="00582ED0"/>
    <w:rsid w:val="005870EC"/>
    <w:rsid w:val="00592D35"/>
    <w:rsid w:val="00592F3E"/>
    <w:rsid w:val="005A4A5D"/>
    <w:rsid w:val="005A7C30"/>
    <w:rsid w:val="005B3515"/>
    <w:rsid w:val="005B4975"/>
    <w:rsid w:val="005B65D0"/>
    <w:rsid w:val="005B7710"/>
    <w:rsid w:val="005C0704"/>
    <w:rsid w:val="005C0735"/>
    <w:rsid w:val="005C1B6A"/>
    <w:rsid w:val="005C2614"/>
    <w:rsid w:val="005C30FB"/>
    <w:rsid w:val="005C435C"/>
    <w:rsid w:val="005C6274"/>
    <w:rsid w:val="005E15B5"/>
    <w:rsid w:val="005E19CC"/>
    <w:rsid w:val="005E1F89"/>
    <w:rsid w:val="005E2280"/>
    <w:rsid w:val="005E35F4"/>
    <w:rsid w:val="005E490A"/>
    <w:rsid w:val="005E6E68"/>
    <w:rsid w:val="005E7498"/>
    <w:rsid w:val="005E7AF1"/>
    <w:rsid w:val="005F1553"/>
    <w:rsid w:val="005F1D04"/>
    <w:rsid w:val="005F2268"/>
    <w:rsid w:val="005F3C9E"/>
    <w:rsid w:val="005F775E"/>
    <w:rsid w:val="00602D32"/>
    <w:rsid w:val="0060541E"/>
    <w:rsid w:val="006055CE"/>
    <w:rsid w:val="00610044"/>
    <w:rsid w:val="006110BC"/>
    <w:rsid w:val="006131A2"/>
    <w:rsid w:val="00616149"/>
    <w:rsid w:val="00621460"/>
    <w:rsid w:val="00621932"/>
    <w:rsid w:val="00623D46"/>
    <w:rsid w:val="00624ED6"/>
    <w:rsid w:val="00627B52"/>
    <w:rsid w:val="00627BD1"/>
    <w:rsid w:val="00634FAC"/>
    <w:rsid w:val="006359A8"/>
    <w:rsid w:val="006371E1"/>
    <w:rsid w:val="006414EC"/>
    <w:rsid w:val="00646A62"/>
    <w:rsid w:val="006470E4"/>
    <w:rsid w:val="00654B56"/>
    <w:rsid w:val="006608F1"/>
    <w:rsid w:val="006619D6"/>
    <w:rsid w:val="00661CCD"/>
    <w:rsid w:val="00663D98"/>
    <w:rsid w:val="006670B6"/>
    <w:rsid w:val="00667AB7"/>
    <w:rsid w:val="006719FE"/>
    <w:rsid w:val="00671BDB"/>
    <w:rsid w:val="00675B3A"/>
    <w:rsid w:val="006802E5"/>
    <w:rsid w:val="00680D05"/>
    <w:rsid w:val="00682B82"/>
    <w:rsid w:val="00684E82"/>
    <w:rsid w:val="00686455"/>
    <w:rsid w:val="00687FA1"/>
    <w:rsid w:val="00690B56"/>
    <w:rsid w:val="00691C19"/>
    <w:rsid w:val="00692543"/>
    <w:rsid w:val="006978BC"/>
    <w:rsid w:val="006A19B5"/>
    <w:rsid w:val="006A37C4"/>
    <w:rsid w:val="006A6F36"/>
    <w:rsid w:val="006B095A"/>
    <w:rsid w:val="006B4521"/>
    <w:rsid w:val="006B68E0"/>
    <w:rsid w:val="006B6DEC"/>
    <w:rsid w:val="006C3305"/>
    <w:rsid w:val="006C4DE8"/>
    <w:rsid w:val="006C5E0C"/>
    <w:rsid w:val="006D1494"/>
    <w:rsid w:val="006D241F"/>
    <w:rsid w:val="006D26EF"/>
    <w:rsid w:val="006D4EAD"/>
    <w:rsid w:val="006D5394"/>
    <w:rsid w:val="006D77AE"/>
    <w:rsid w:val="006D7E48"/>
    <w:rsid w:val="006D7F5F"/>
    <w:rsid w:val="006E0235"/>
    <w:rsid w:val="006E3539"/>
    <w:rsid w:val="006E584A"/>
    <w:rsid w:val="006E5DD4"/>
    <w:rsid w:val="006E5F2F"/>
    <w:rsid w:val="006E75EE"/>
    <w:rsid w:val="006F0BE5"/>
    <w:rsid w:val="006F1829"/>
    <w:rsid w:val="006F21A9"/>
    <w:rsid w:val="006F2322"/>
    <w:rsid w:val="006F3602"/>
    <w:rsid w:val="006F450D"/>
    <w:rsid w:val="006F462B"/>
    <w:rsid w:val="006F6020"/>
    <w:rsid w:val="006F6C57"/>
    <w:rsid w:val="00704084"/>
    <w:rsid w:val="00714A7D"/>
    <w:rsid w:val="00724656"/>
    <w:rsid w:val="00724B97"/>
    <w:rsid w:val="00734F8B"/>
    <w:rsid w:val="00741040"/>
    <w:rsid w:val="00741445"/>
    <w:rsid w:val="007469AC"/>
    <w:rsid w:val="007518CE"/>
    <w:rsid w:val="007560D7"/>
    <w:rsid w:val="007562D3"/>
    <w:rsid w:val="00756F2C"/>
    <w:rsid w:val="007577EC"/>
    <w:rsid w:val="00757876"/>
    <w:rsid w:val="00762DA1"/>
    <w:rsid w:val="0076444A"/>
    <w:rsid w:val="00765E56"/>
    <w:rsid w:val="0076631A"/>
    <w:rsid w:val="00770ADB"/>
    <w:rsid w:val="007715E0"/>
    <w:rsid w:val="0077310C"/>
    <w:rsid w:val="00774B83"/>
    <w:rsid w:val="007751EE"/>
    <w:rsid w:val="007771F6"/>
    <w:rsid w:val="0077742F"/>
    <w:rsid w:val="00780448"/>
    <w:rsid w:val="00782702"/>
    <w:rsid w:val="00782D04"/>
    <w:rsid w:val="00784757"/>
    <w:rsid w:val="0078653F"/>
    <w:rsid w:val="0079106F"/>
    <w:rsid w:val="007938B4"/>
    <w:rsid w:val="00795D02"/>
    <w:rsid w:val="007973D6"/>
    <w:rsid w:val="00797E7D"/>
    <w:rsid w:val="007A0205"/>
    <w:rsid w:val="007A63E5"/>
    <w:rsid w:val="007B0CBE"/>
    <w:rsid w:val="007C29DA"/>
    <w:rsid w:val="007C5118"/>
    <w:rsid w:val="007C7EE3"/>
    <w:rsid w:val="007D09D0"/>
    <w:rsid w:val="007D4006"/>
    <w:rsid w:val="007D6370"/>
    <w:rsid w:val="007D713D"/>
    <w:rsid w:val="007D7716"/>
    <w:rsid w:val="007E096E"/>
    <w:rsid w:val="007E0E77"/>
    <w:rsid w:val="007E195F"/>
    <w:rsid w:val="007E5202"/>
    <w:rsid w:val="007E7811"/>
    <w:rsid w:val="007F0173"/>
    <w:rsid w:val="007F27D4"/>
    <w:rsid w:val="007F3702"/>
    <w:rsid w:val="007F3E8E"/>
    <w:rsid w:val="007F4724"/>
    <w:rsid w:val="007F4C5F"/>
    <w:rsid w:val="007F60DA"/>
    <w:rsid w:val="008051FA"/>
    <w:rsid w:val="0080553B"/>
    <w:rsid w:val="008068AD"/>
    <w:rsid w:val="008129B4"/>
    <w:rsid w:val="00814D75"/>
    <w:rsid w:val="008167CC"/>
    <w:rsid w:val="00816802"/>
    <w:rsid w:val="00817440"/>
    <w:rsid w:val="00821948"/>
    <w:rsid w:val="00823CD7"/>
    <w:rsid w:val="00830851"/>
    <w:rsid w:val="0084327E"/>
    <w:rsid w:val="008452ED"/>
    <w:rsid w:val="00846296"/>
    <w:rsid w:val="0084735B"/>
    <w:rsid w:val="0084750A"/>
    <w:rsid w:val="00847C42"/>
    <w:rsid w:val="00852398"/>
    <w:rsid w:val="00852552"/>
    <w:rsid w:val="00860EE2"/>
    <w:rsid w:val="00863504"/>
    <w:rsid w:val="0086382F"/>
    <w:rsid w:val="00864021"/>
    <w:rsid w:val="00866790"/>
    <w:rsid w:val="00867480"/>
    <w:rsid w:val="00867BE3"/>
    <w:rsid w:val="00867BEC"/>
    <w:rsid w:val="00872336"/>
    <w:rsid w:val="008734CC"/>
    <w:rsid w:val="00875361"/>
    <w:rsid w:val="0087667F"/>
    <w:rsid w:val="00877A42"/>
    <w:rsid w:val="00881045"/>
    <w:rsid w:val="008930E4"/>
    <w:rsid w:val="00893C81"/>
    <w:rsid w:val="008A1BE6"/>
    <w:rsid w:val="008A5D98"/>
    <w:rsid w:val="008A5FC0"/>
    <w:rsid w:val="008A7BDE"/>
    <w:rsid w:val="008B3AAB"/>
    <w:rsid w:val="008D1554"/>
    <w:rsid w:val="008D435C"/>
    <w:rsid w:val="008E00CF"/>
    <w:rsid w:val="008E3761"/>
    <w:rsid w:val="008E5919"/>
    <w:rsid w:val="008F16F9"/>
    <w:rsid w:val="008F1C65"/>
    <w:rsid w:val="008F1E06"/>
    <w:rsid w:val="008F227C"/>
    <w:rsid w:val="008F42B4"/>
    <w:rsid w:val="008F4E21"/>
    <w:rsid w:val="008F5093"/>
    <w:rsid w:val="008F7A1D"/>
    <w:rsid w:val="009005CC"/>
    <w:rsid w:val="00900819"/>
    <w:rsid w:val="0090190A"/>
    <w:rsid w:val="0090306C"/>
    <w:rsid w:val="00903E96"/>
    <w:rsid w:val="009044FD"/>
    <w:rsid w:val="009131AF"/>
    <w:rsid w:val="00914D46"/>
    <w:rsid w:val="0091643F"/>
    <w:rsid w:val="0091668B"/>
    <w:rsid w:val="00916805"/>
    <w:rsid w:val="009173DC"/>
    <w:rsid w:val="009203B2"/>
    <w:rsid w:val="00921D99"/>
    <w:rsid w:val="00922745"/>
    <w:rsid w:val="009231C9"/>
    <w:rsid w:val="00924DA1"/>
    <w:rsid w:val="0092563E"/>
    <w:rsid w:val="009302D4"/>
    <w:rsid w:val="00934648"/>
    <w:rsid w:val="0093477F"/>
    <w:rsid w:val="00934E43"/>
    <w:rsid w:val="00935D7B"/>
    <w:rsid w:val="00936E2C"/>
    <w:rsid w:val="00941111"/>
    <w:rsid w:val="00945B47"/>
    <w:rsid w:val="009529C8"/>
    <w:rsid w:val="009533D8"/>
    <w:rsid w:val="009536A3"/>
    <w:rsid w:val="00953C06"/>
    <w:rsid w:val="0095503F"/>
    <w:rsid w:val="00955567"/>
    <w:rsid w:val="00957F16"/>
    <w:rsid w:val="00960C10"/>
    <w:rsid w:val="00961EE7"/>
    <w:rsid w:val="0096217A"/>
    <w:rsid w:val="00962503"/>
    <w:rsid w:val="00963E71"/>
    <w:rsid w:val="00964102"/>
    <w:rsid w:val="00966DEE"/>
    <w:rsid w:val="009703DC"/>
    <w:rsid w:val="00971A81"/>
    <w:rsid w:val="009721A1"/>
    <w:rsid w:val="00973535"/>
    <w:rsid w:val="00975ACB"/>
    <w:rsid w:val="00975EC8"/>
    <w:rsid w:val="00975F0E"/>
    <w:rsid w:val="00977035"/>
    <w:rsid w:val="009832BE"/>
    <w:rsid w:val="00984094"/>
    <w:rsid w:val="009902A0"/>
    <w:rsid w:val="00990755"/>
    <w:rsid w:val="00990A8A"/>
    <w:rsid w:val="0099336D"/>
    <w:rsid w:val="00997E61"/>
    <w:rsid w:val="009A365E"/>
    <w:rsid w:val="009A7A7B"/>
    <w:rsid w:val="009C3D80"/>
    <w:rsid w:val="009C4902"/>
    <w:rsid w:val="009C56FE"/>
    <w:rsid w:val="009C5C4F"/>
    <w:rsid w:val="009D0B93"/>
    <w:rsid w:val="009D2D3D"/>
    <w:rsid w:val="009D325E"/>
    <w:rsid w:val="009D7A96"/>
    <w:rsid w:val="009E5139"/>
    <w:rsid w:val="009E5453"/>
    <w:rsid w:val="009E7F91"/>
    <w:rsid w:val="009F03B2"/>
    <w:rsid w:val="009F43C5"/>
    <w:rsid w:val="009F46B9"/>
    <w:rsid w:val="009F5F7E"/>
    <w:rsid w:val="009F7C83"/>
    <w:rsid w:val="009F7EAB"/>
    <w:rsid w:val="009F7F54"/>
    <w:rsid w:val="00A02A6C"/>
    <w:rsid w:val="00A14625"/>
    <w:rsid w:val="00A14FD3"/>
    <w:rsid w:val="00A20C86"/>
    <w:rsid w:val="00A21DDB"/>
    <w:rsid w:val="00A2221A"/>
    <w:rsid w:val="00A229B6"/>
    <w:rsid w:val="00A2445D"/>
    <w:rsid w:val="00A2620A"/>
    <w:rsid w:val="00A26D71"/>
    <w:rsid w:val="00A27877"/>
    <w:rsid w:val="00A31B9C"/>
    <w:rsid w:val="00A32746"/>
    <w:rsid w:val="00A3739E"/>
    <w:rsid w:val="00A414F5"/>
    <w:rsid w:val="00A44892"/>
    <w:rsid w:val="00A466D6"/>
    <w:rsid w:val="00A5268B"/>
    <w:rsid w:val="00A526E1"/>
    <w:rsid w:val="00A54FD8"/>
    <w:rsid w:val="00A56125"/>
    <w:rsid w:val="00A62CA5"/>
    <w:rsid w:val="00A64760"/>
    <w:rsid w:val="00A66E6E"/>
    <w:rsid w:val="00A736EB"/>
    <w:rsid w:val="00A73917"/>
    <w:rsid w:val="00A757B8"/>
    <w:rsid w:val="00A75B34"/>
    <w:rsid w:val="00A76A9F"/>
    <w:rsid w:val="00A77ED1"/>
    <w:rsid w:val="00A80B37"/>
    <w:rsid w:val="00AA0BF5"/>
    <w:rsid w:val="00AA24F2"/>
    <w:rsid w:val="00AB0AA1"/>
    <w:rsid w:val="00AB144C"/>
    <w:rsid w:val="00AB1970"/>
    <w:rsid w:val="00AB1AE0"/>
    <w:rsid w:val="00AB29BA"/>
    <w:rsid w:val="00AB4FDE"/>
    <w:rsid w:val="00AB7D01"/>
    <w:rsid w:val="00AC2111"/>
    <w:rsid w:val="00AD0204"/>
    <w:rsid w:val="00AD251A"/>
    <w:rsid w:val="00AD63AA"/>
    <w:rsid w:val="00AD6C6D"/>
    <w:rsid w:val="00AE2B0A"/>
    <w:rsid w:val="00AE7001"/>
    <w:rsid w:val="00AF377D"/>
    <w:rsid w:val="00AF3D3B"/>
    <w:rsid w:val="00AF6C82"/>
    <w:rsid w:val="00B0265A"/>
    <w:rsid w:val="00B11012"/>
    <w:rsid w:val="00B111B8"/>
    <w:rsid w:val="00B13984"/>
    <w:rsid w:val="00B164B8"/>
    <w:rsid w:val="00B16A6E"/>
    <w:rsid w:val="00B215CA"/>
    <w:rsid w:val="00B22684"/>
    <w:rsid w:val="00B22DEB"/>
    <w:rsid w:val="00B23FDC"/>
    <w:rsid w:val="00B337AC"/>
    <w:rsid w:val="00B343C3"/>
    <w:rsid w:val="00B3440D"/>
    <w:rsid w:val="00B36AFA"/>
    <w:rsid w:val="00B4320F"/>
    <w:rsid w:val="00B457A9"/>
    <w:rsid w:val="00B45FE6"/>
    <w:rsid w:val="00B47317"/>
    <w:rsid w:val="00B4778B"/>
    <w:rsid w:val="00B5407E"/>
    <w:rsid w:val="00B54588"/>
    <w:rsid w:val="00B54D6D"/>
    <w:rsid w:val="00B6145C"/>
    <w:rsid w:val="00B62F99"/>
    <w:rsid w:val="00B66BB5"/>
    <w:rsid w:val="00B670AF"/>
    <w:rsid w:val="00B77334"/>
    <w:rsid w:val="00B80B99"/>
    <w:rsid w:val="00B822EF"/>
    <w:rsid w:val="00B83E99"/>
    <w:rsid w:val="00B86F0C"/>
    <w:rsid w:val="00B8738B"/>
    <w:rsid w:val="00B92ECD"/>
    <w:rsid w:val="00B9351F"/>
    <w:rsid w:val="00B969CC"/>
    <w:rsid w:val="00B96AB5"/>
    <w:rsid w:val="00B972BC"/>
    <w:rsid w:val="00BA6FFF"/>
    <w:rsid w:val="00BB1B2C"/>
    <w:rsid w:val="00BB582A"/>
    <w:rsid w:val="00BC21E6"/>
    <w:rsid w:val="00BC5ABC"/>
    <w:rsid w:val="00BC6012"/>
    <w:rsid w:val="00BD04D2"/>
    <w:rsid w:val="00BD0DB6"/>
    <w:rsid w:val="00BD46FD"/>
    <w:rsid w:val="00BD48E7"/>
    <w:rsid w:val="00BD5B9D"/>
    <w:rsid w:val="00BD645B"/>
    <w:rsid w:val="00BD70C9"/>
    <w:rsid w:val="00BD76B8"/>
    <w:rsid w:val="00BE1676"/>
    <w:rsid w:val="00BE3988"/>
    <w:rsid w:val="00BE5072"/>
    <w:rsid w:val="00BE5185"/>
    <w:rsid w:val="00BE5F60"/>
    <w:rsid w:val="00BF1543"/>
    <w:rsid w:val="00BF5171"/>
    <w:rsid w:val="00BF55A9"/>
    <w:rsid w:val="00BF5844"/>
    <w:rsid w:val="00BF5A73"/>
    <w:rsid w:val="00BF71CA"/>
    <w:rsid w:val="00BF7777"/>
    <w:rsid w:val="00C05142"/>
    <w:rsid w:val="00C051F1"/>
    <w:rsid w:val="00C061B8"/>
    <w:rsid w:val="00C1051C"/>
    <w:rsid w:val="00C11772"/>
    <w:rsid w:val="00C135E3"/>
    <w:rsid w:val="00C15FB3"/>
    <w:rsid w:val="00C16679"/>
    <w:rsid w:val="00C178DE"/>
    <w:rsid w:val="00C25C73"/>
    <w:rsid w:val="00C30780"/>
    <w:rsid w:val="00C31589"/>
    <w:rsid w:val="00C3432C"/>
    <w:rsid w:val="00C36D2E"/>
    <w:rsid w:val="00C410AC"/>
    <w:rsid w:val="00C41CD0"/>
    <w:rsid w:val="00C526F1"/>
    <w:rsid w:val="00C52F55"/>
    <w:rsid w:val="00C6053D"/>
    <w:rsid w:val="00C60B38"/>
    <w:rsid w:val="00C6176C"/>
    <w:rsid w:val="00C728B0"/>
    <w:rsid w:val="00C72C36"/>
    <w:rsid w:val="00C751CB"/>
    <w:rsid w:val="00C752F6"/>
    <w:rsid w:val="00C76A9B"/>
    <w:rsid w:val="00C7748E"/>
    <w:rsid w:val="00C85252"/>
    <w:rsid w:val="00C8791D"/>
    <w:rsid w:val="00C91A0F"/>
    <w:rsid w:val="00C979CD"/>
    <w:rsid w:val="00C97A40"/>
    <w:rsid w:val="00CA0CC8"/>
    <w:rsid w:val="00CA2049"/>
    <w:rsid w:val="00CA3C87"/>
    <w:rsid w:val="00CA43EB"/>
    <w:rsid w:val="00CA688B"/>
    <w:rsid w:val="00CA72F5"/>
    <w:rsid w:val="00CB03BF"/>
    <w:rsid w:val="00CB13A7"/>
    <w:rsid w:val="00CB14BD"/>
    <w:rsid w:val="00CB482B"/>
    <w:rsid w:val="00CB59B3"/>
    <w:rsid w:val="00CB59B8"/>
    <w:rsid w:val="00CC29B6"/>
    <w:rsid w:val="00CC4C39"/>
    <w:rsid w:val="00CC4CEC"/>
    <w:rsid w:val="00CC530F"/>
    <w:rsid w:val="00CD70FA"/>
    <w:rsid w:val="00CE0E1E"/>
    <w:rsid w:val="00CE6869"/>
    <w:rsid w:val="00CF353E"/>
    <w:rsid w:val="00CF5AD9"/>
    <w:rsid w:val="00CF7E35"/>
    <w:rsid w:val="00D05CAC"/>
    <w:rsid w:val="00D160B0"/>
    <w:rsid w:val="00D161B8"/>
    <w:rsid w:val="00D209C9"/>
    <w:rsid w:val="00D21386"/>
    <w:rsid w:val="00D21408"/>
    <w:rsid w:val="00D217A0"/>
    <w:rsid w:val="00D25FD5"/>
    <w:rsid w:val="00D3362F"/>
    <w:rsid w:val="00D36008"/>
    <w:rsid w:val="00D367CD"/>
    <w:rsid w:val="00D37DD2"/>
    <w:rsid w:val="00D41375"/>
    <w:rsid w:val="00D45B60"/>
    <w:rsid w:val="00D52F26"/>
    <w:rsid w:val="00D5337C"/>
    <w:rsid w:val="00D547BF"/>
    <w:rsid w:val="00D57D07"/>
    <w:rsid w:val="00D60B21"/>
    <w:rsid w:val="00D63501"/>
    <w:rsid w:val="00D80D65"/>
    <w:rsid w:val="00D83F73"/>
    <w:rsid w:val="00D841CF"/>
    <w:rsid w:val="00D87BF7"/>
    <w:rsid w:val="00D91F35"/>
    <w:rsid w:val="00D92AE9"/>
    <w:rsid w:val="00D9321A"/>
    <w:rsid w:val="00D94F0B"/>
    <w:rsid w:val="00D96FE7"/>
    <w:rsid w:val="00DA05DF"/>
    <w:rsid w:val="00DA081A"/>
    <w:rsid w:val="00DA459E"/>
    <w:rsid w:val="00DB0F06"/>
    <w:rsid w:val="00DB25E0"/>
    <w:rsid w:val="00DC507B"/>
    <w:rsid w:val="00DC65DB"/>
    <w:rsid w:val="00DD0B85"/>
    <w:rsid w:val="00DD6B89"/>
    <w:rsid w:val="00DE14E1"/>
    <w:rsid w:val="00DE5D49"/>
    <w:rsid w:val="00DE66E1"/>
    <w:rsid w:val="00DE7711"/>
    <w:rsid w:val="00DF5BC6"/>
    <w:rsid w:val="00DF68BE"/>
    <w:rsid w:val="00E02296"/>
    <w:rsid w:val="00E04F59"/>
    <w:rsid w:val="00E05775"/>
    <w:rsid w:val="00E074F3"/>
    <w:rsid w:val="00E075D0"/>
    <w:rsid w:val="00E1064B"/>
    <w:rsid w:val="00E11428"/>
    <w:rsid w:val="00E12C70"/>
    <w:rsid w:val="00E14401"/>
    <w:rsid w:val="00E16C47"/>
    <w:rsid w:val="00E227C1"/>
    <w:rsid w:val="00E230E0"/>
    <w:rsid w:val="00E23928"/>
    <w:rsid w:val="00E30E6A"/>
    <w:rsid w:val="00E32E21"/>
    <w:rsid w:val="00E344EC"/>
    <w:rsid w:val="00E365FF"/>
    <w:rsid w:val="00E376CE"/>
    <w:rsid w:val="00E37D87"/>
    <w:rsid w:val="00E4248D"/>
    <w:rsid w:val="00E46A19"/>
    <w:rsid w:val="00E46F43"/>
    <w:rsid w:val="00E51B2F"/>
    <w:rsid w:val="00E54797"/>
    <w:rsid w:val="00E566CD"/>
    <w:rsid w:val="00E57B91"/>
    <w:rsid w:val="00E639D6"/>
    <w:rsid w:val="00E667B1"/>
    <w:rsid w:val="00E76D72"/>
    <w:rsid w:val="00E8021D"/>
    <w:rsid w:val="00E81DBD"/>
    <w:rsid w:val="00E82DB1"/>
    <w:rsid w:val="00E84A5D"/>
    <w:rsid w:val="00E85181"/>
    <w:rsid w:val="00E92EEF"/>
    <w:rsid w:val="00E959E2"/>
    <w:rsid w:val="00E96F71"/>
    <w:rsid w:val="00EA1587"/>
    <w:rsid w:val="00EA2E31"/>
    <w:rsid w:val="00EA439C"/>
    <w:rsid w:val="00EA4FE9"/>
    <w:rsid w:val="00EA508D"/>
    <w:rsid w:val="00EA6B1C"/>
    <w:rsid w:val="00EA6E8D"/>
    <w:rsid w:val="00EA73B4"/>
    <w:rsid w:val="00EA7B75"/>
    <w:rsid w:val="00EA7D33"/>
    <w:rsid w:val="00EB0DFE"/>
    <w:rsid w:val="00EB16E2"/>
    <w:rsid w:val="00EB20CE"/>
    <w:rsid w:val="00EB39FE"/>
    <w:rsid w:val="00EB3B47"/>
    <w:rsid w:val="00EC0B93"/>
    <w:rsid w:val="00EC4426"/>
    <w:rsid w:val="00EC6CE4"/>
    <w:rsid w:val="00ED3384"/>
    <w:rsid w:val="00EE0446"/>
    <w:rsid w:val="00EE2AA0"/>
    <w:rsid w:val="00EE2F98"/>
    <w:rsid w:val="00EE57B3"/>
    <w:rsid w:val="00EE6AA6"/>
    <w:rsid w:val="00EF47B4"/>
    <w:rsid w:val="00EF612A"/>
    <w:rsid w:val="00F003FB"/>
    <w:rsid w:val="00F04988"/>
    <w:rsid w:val="00F07C89"/>
    <w:rsid w:val="00F10080"/>
    <w:rsid w:val="00F1605F"/>
    <w:rsid w:val="00F24363"/>
    <w:rsid w:val="00F27E33"/>
    <w:rsid w:val="00F3117C"/>
    <w:rsid w:val="00F35587"/>
    <w:rsid w:val="00F365D0"/>
    <w:rsid w:val="00F36DFE"/>
    <w:rsid w:val="00F379DB"/>
    <w:rsid w:val="00F4367B"/>
    <w:rsid w:val="00F44466"/>
    <w:rsid w:val="00F44759"/>
    <w:rsid w:val="00F44D4A"/>
    <w:rsid w:val="00F470AF"/>
    <w:rsid w:val="00F51FBB"/>
    <w:rsid w:val="00F62158"/>
    <w:rsid w:val="00F6296D"/>
    <w:rsid w:val="00F65595"/>
    <w:rsid w:val="00F672EA"/>
    <w:rsid w:val="00F71CDF"/>
    <w:rsid w:val="00F73294"/>
    <w:rsid w:val="00F77804"/>
    <w:rsid w:val="00F80375"/>
    <w:rsid w:val="00F80FF2"/>
    <w:rsid w:val="00F82B40"/>
    <w:rsid w:val="00F87644"/>
    <w:rsid w:val="00F94B71"/>
    <w:rsid w:val="00F9582F"/>
    <w:rsid w:val="00F95FA5"/>
    <w:rsid w:val="00F963EE"/>
    <w:rsid w:val="00F96D83"/>
    <w:rsid w:val="00FA03B9"/>
    <w:rsid w:val="00FA15A3"/>
    <w:rsid w:val="00FA3EF6"/>
    <w:rsid w:val="00FB02C4"/>
    <w:rsid w:val="00FB121A"/>
    <w:rsid w:val="00FB34F7"/>
    <w:rsid w:val="00FB3837"/>
    <w:rsid w:val="00FC05AE"/>
    <w:rsid w:val="00FC24AF"/>
    <w:rsid w:val="00FC3953"/>
    <w:rsid w:val="00FC57EE"/>
    <w:rsid w:val="00FC5F30"/>
    <w:rsid w:val="00FC7FD4"/>
    <w:rsid w:val="00FD2629"/>
    <w:rsid w:val="00FD32FA"/>
    <w:rsid w:val="00FD3331"/>
    <w:rsid w:val="00FD36F4"/>
    <w:rsid w:val="00FD5643"/>
    <w:rsid w:val="00FD685B"/>
    <w:rsid w:val="00FD6CBA"/>
    <w:rsid w:val="00FE6F63"/>
    <w:rsid w:val="00FF1B2C"/>
    <w:rsid w:val="00FF236D"/>
    <w:rsid w:val="00FF23A4"/>
    <w:rsid w:val="00FF359C"/>
    <w:rsid w:val="00FF4E0E"/>
    <w:rsid w:val="00F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0ECC0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576B37"/>
  </w:style>
  <w:style w:type="paragraph" w:styleId="Nadpis1">
    <w:name w:val="heading 1"/>
    <w:basedOn w:val="Normln"/>
    <w:next w:val="Normln"/>
    <w:link w:val="Nadpis1Char"/>
    <w:qFormat/>
    <w:rsid w:val="00F07C89"/>
    <w:pPr>
      <w:keepNext/>
      <w:numPr>
        <w:numId w:val="1"/>
      </w:numPr>
      <w:spacing w:before="240" w:after="60" w:line="276" w:lineRule="auto"/>
      <w:textAlignment w:val="baseline"/>
      <w:outlineLvl w:val="0"/>
    </w:pPr>
    <w:rPr>
      <w:rFonts w:ascii="Cambria" w:eastAsia="Times New Roman" w:hAnsi="Cambria" w:cs="Times New Roman"/>
      <w:b/>
      <w:bCs/>
      <w:kern w:val="1"/>
      <w:sz w:val="32"/>
      <w:szCs w:val="32"/>
      <w:lang w:eastAsia="ar-SA"/>
    </w:rPr>
  </w:style>
  <w:style w:type="paragraph" w:styleId="Nadpis3">
    <w:name w:val="heading 3"/>
    <w:basedOn w:val="Normln"/>
    <w:next w:val="Normln"/>
    <w:link w:val="Nadpis3Char"/>
    <w:qFormat/>
    <w:rsid w:val="00F07C89"/>
    <w:pPr>
      <w:keepNext/>
      <w:numPr>
        <w:ilvl w:val="2"/>
        <w:numId w:val="1"/>
      </w:numPr>
      <w:spacing w:before="240" w:after="60" w:line="276" w:lineRule="auto"/>
      <w:textAlignment w:val="baseline"/>
      <w:outlineLvl w:val="2"/>
    </w:pPr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412454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412454"/>
  </w:style>
  <w:style w:type="paragraph" w:styleId="Zpat">
    <w:name w:val="footer"/>
    <w:basedOn w:val="Normln"/>
    <w:link w:val="ZpatChar"/>
    <w:uiPriority w:val="99"/>
    <w:unhideWhenUsed/>
    <w:rsid w:val="00412454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12454"/>
  </w:style>
  <w:style w:type="paragraph" w:styleId="Textbubliny">
    <w:name w:val="Balloon Text"/>
    <w:basedOn w:val="Normln"/>
    <w:link w:val="TextbublinyChar"/>
    <w:uiPriority w:val="99"/>
    <w:semiHidden/>
    <w:unhideWhenUsed/>
    <w:rsid w:val="00412454"/>
    <w:rPr>
      <w:rFonts w:ascii="Lucida Grande" w:hAnsi="Lucida Grande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12454"/>
    <w:rPr>
      <w:rFonts w:ascii="Lucida Grande" w:hAnsi="Lucida Grande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DE66E1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customStyle="1" w:styleId="Default">
    <w:name w:val="Default"/>
    <w:rsid w:val="00F07C89"/>
    <w:pPr>
      <w:suppressAutoHyphens/>
      <w:autoSpaceDE w:val="0"/>
      <w:textAlignment w:val="baseline"/>
    </w:pPr>
    <w:rPr>
      <w:rFonts w:ascii="Arial" w:eastAsia="Arial" w:hAnsi="Arial" w:cs="Arial"/>
      <w:color w:val="000000"/>
      <w:kern w:val="1"/>
      <w:lang w:val="nl-NL" w:eastAsia="ar-SA"/>
    </w:rPr>
  </w:style>
  <w:style w:type="character" w:customStyle="1" w:styleId="Nadpis1Char">
    <w:name w:val="Nadpis 1 Char"/>
    <w:basedOn w:val="Standardnpsmoodstavce"/>
    <w:link w:val="Nadpis1"/>
    <w:rsid w:val="00F07C89"/>
    <w:rPr>
      <w:rFonts w:ascii="Cambria" w:eastAsia="Times New Roman" w:hAnsi="Cambria" w:cs="Times New Roman"/>
      <w:b/>
      <w:bCs/>
      <w:kern w:val="1"/>
      <w:sz w:val="32"/>
      <w:szCs w:val="32"/>
      <w:lang w:eastAsia="ar-SA"/>
    </w:rPr>
  </w:style>
  <w:style w:type="character" w:customStyle="1" w:styleId="Nadpis3Char">
    <w:name w:val="Nadpis 3 Char"/>
    <w:basedOn w:val="Standardnpsmoodstavce"/>
    <w:link w:val="Nadpis3"/>
    <w:rsid w:val="00F07C89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paragraph" w:customStyle="1" w:styleId="Textkrper31">
    <w:name w:val="Textkörper 31"/>
    <w:basedOn w:val="Normln"/>
    <w:rsid w:val="00F07C89"/>
    <w:pPr>
      <w:tabs>
        <w:tab w:val="left" w:pos="8640"/>
      </w:tabs>
      <w:suppressAutoHyphens/>
      <w:ind w:right="720"/>
      <w:textAlignment w:val="baseline"/>
    </w:pPr>
    <w:rPr>
      <w:rFonts w:ascii="Times New Roman" w:eastAsia="Times New Roman" w:hAnsi="Times New Roman" w:cs="Times New Roman"/>
      <w:sz w:val="22"/>
      <w:szCs w:val="16"/>
      <w:lang w:val="en-GB" w:eastAsia="ar-SA"/>
    </w:rPr>
  </w:style>
  <w:style w:type="paragraph" w:customStyle="1" w:styleId="Textkrper21">
    <w:name w:val="Textkörper 21"/>
    <w:basedOn w:val="Normln"/>
    <w:rsid w:val="00F07C89"/>
    <w:pPr>
      <w:suppressAutoHyphens/>
      <w:ind w:right="3"/>
      <w:textAlignment w:val="baseline"/>
    </w:pPr>
    <w:rPr>
      <w:rFonts w:ascii="Times New Roman" w:eastAsia="Times New Roman" w:hAnsi="Times New Roman" w:cs="Times New Roman"/>
      <w:sz w:val="22"/>
      <w:szCs w:val="16"/>
      <w:lang w:val="en-GB" w:eastAsia="ar-SA"/>
    </w:rPr>
  </w:style>
  <w:style w:type="paragraph" w:customStyle="1" w:styleId="Blocktext1">
    <w:name w:val="Blocktext1"/>
    <w:basedOn w:val="Normln"/>
    <w:rsid w:val="00F07C89"/>
    <w:pPr>
      <w:suppressAutoHyphens/>
      <w:ind w:left="284" w:right="3" w:hanging="284"/>
      <w:textAlignment w:val="baseline"/>
    </w:pPr>
    <w:rPr>
      <w:rFonts w:ascii="Arial" w:eastAsia="Times New Roman" w:hAnsi="Arial" w:cs="Arial"/>
      <w:sz w:val="22"/>
      <w:szCs w:val="20"/>
      <w:lang w:val="en-GB" w:eastAsia="ar-SA"/>
    </w:rPr>
  </w:style>
  <w:style w:type="table" w:styleId="Mkatabulky">
    <w:name w:val="Table Grid"/>
    <w:basedOn w:val="Normlntabulka"/>
    <w:uiPriority w:val="59"/>
    <w:rsid w:val="004804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textovodkaz">
    <w:name w:val="Hyperlink"/>
    <w:basedOn w:val="Standardnpsmoodstavce"/>
    <w:uiPriority w:val="99"/>
    <w:unhideWhenUsed/>
    <w:rsid w:val="00A757B8"/>
    <w:rPr>
      <w:color w:val="0000FF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A757B8"/>
    <w:rPr>
      <w:color w:val="605E5C"/>
      <w:shd w:val="clear" w:color="auto" w:fill="E1DFDD"/>
    </w:rPr>
  </w:style>
  <w:style w:type="character" w:styleId="Odkaznakoment">
    <w:name w:val="annotation reference"/>
    <w:basedOn w:val="Standardnpsmoodstavce"/>
    <w:uiPriority w:val="99"/>
    <w:semiHidden/>
    <w:unhideWhenUsed/>
    <w:rsid w:val="007C29DA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7C29DA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7C29DA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C29D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7C29DA"/>
    <w:rPr>
      <w:b/>
      <w:bCs/>
      <w:sz w:val="20"/>
      <w:szCs w:val="20"/>
    </w:rPr>
  </w:style>
  <w:style w:type="paragraph" w:styleId="Nadpisobsahu">
    <w:name w:val="TOC Heading"/>
    <w:basedOn w:val="Nadpis1"/>
    <w:next w:val="Normln"/>
    <w:uiPriority w:val="39"/>
    <w:unhideWhenUsed/>
    <w:qFormat/>
    <w:rsid w:val="00BE3988"/>
    <w:pPr>
      <w:keepLines/>
      <w:numPr>
        <w:numId w:val="0"/>
      </w:numPr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BE3988"/>
    <w:pPr>
      <w:spacing w:before="360"/>
    </w:pPr>
    <w:rPr>
      <w:rFonts w:asciiTheme="majorHAnsi" w:hAnsiTheme="majorHAnsi"/>
      <w:b/>
      <w:bCs/>
      <w:caps/>
    </w:rPr>
  </w:style>
  <w:style w:type="paragraph" w:styleId="Obsah3">
    <w:name w:val="toc 3"/>
    <w:basedOn w:val="Normln"/>
    <w:next w:val="Normln"/>
    <w:autoRedefine/>
    <w:uiPriority w:val="39"/>
    <w:unhideWhenUsed/>
    <w:rsid w:val="00BE3988"/>
    <w:pPr>
      <w:ind w:left="240"/>
    </w:pPr>
    <w:rPr>
      <w:sz w:val="20"/>
      <w:szCs w:val="20"/>
    </w:rPr>
  </w:style>
  <w:style w:type="paragraph" w:styleId="Obsah2">
    <w:name w:val="toc 2"/>
    <w:basedOn w:val="Normln"/>
    <w:next w:val="Normln"/>
    <w:autoRedefine/>
    <w:uiPriority w:val="39"/>
    <w:unhideWhenUsed/>
    <w:rsid w:val="00936E2C"/>
    <w:pPr>
      <w:spacing w:before="240"/>
    </w:pPr>
    <w:rPr>
      <w:b/>
      <w:bCs/>
      <w:sz w:val="20"/>
      <w:szCs w:val="20"/>
    </w:rPr>
  </w:style>
  <w:style w:type="paragraph" w:styleId="Obsah4">
    <w:name w:val="toc 4"/>
    <w:basedOn w:val="Normln"/>
    <w:next w:val="Normln"/>
    <w:autoRedefine/>
    <w:uiPriority w:val="39"/>
    <w:unhideWhenUsed/>
    <w:rsid w:val="00936E2C"/>
    <w:pPr>
      <w:ind w:left="480"/>
    </w:pPr>
    <w:rPr>
      <w:sz w:val="20"/>
      <w:szCs w:val="20"/>
    </w:rPr>
  </w:style>
  <w:style w:type="paragraph" w:styleId="Obsah5">
    <w:name w:val="toc 5"/>
    <w:basedOn w:val="Normln"/>
    <w:next w:val="Normln"/>
    <w:autoRedefine/>
    <w:uiPriority w:val="39"/>
    <w:unhideWhenUsed/>
    <w:rsid w:val="00936E2C"/>
    <w:pPr>
      <w:ind w:left="720"/>
    </w:pPr>
    <w:rPr>
      <w:sz w:val="20"/>
      <w:szCs w:val="20"/>
    </w:rPr>
  </w:style>
  <w:style w:type="paragraph" w:styleId="Obsah6">
    <w:name w:val="toc 6"/>
    <w:basedOn w:val="Normln"/>
    <w:next w:val="Normln"/>
    <w:autoRedefine/>
    <w:uiPriority w:val="39"/>
    <w:unhideWhenUsed/>
    <w:rsid w:val="00936E2C"/>
    <w:pPr>
      <w:ind w:left="960"/>
    </w:pPr>
    <w:rPr>
      <w:sz w:val="20"/>
      <w:szCs w:val="20"/>
    </w:rPr>
  </w:style>
  <w:style w:type="paragraph" w:styleId="Obsah7">
    <w:name w:val="toc 7"/>
    <w:basedOn w:val="Normln"/>
    <w:next w:val="Normln"/>
    <w:autoRedefine/>
    <w:uiPriority w:val="39"/>
    <w:unhideWhenUsed/>
    <w:rsid w:val="00936E2C"/>
    <w:pPr>
      <w:ind w:left="1200"/>
    </w:pPr>
    <w:rPr>
      <w:sz w:val="20"/>
      <w:szCs w:val="20"/>
    </w:rPr>
  </w:style>
  <w:style w:type="paragraph" w:styleId="Obsah8">
    <w:name w:val="toc 8"/>
    <w:basedOn w:val="Normln"/>
    <w:next w:val="Normln"/>
    <w:autoRedefine/>
    <w:uiPriority w:val="39"/>
    <w:unhideWhenUsed/>
    <w:rsid w:val="00936E2C"/>
    <w:pPr>
      <w:ind w:left="1440"/>
    </w:pPr>
    <w:rPr>
      <w:sz w:val="20"/>
      <w:szCs w:val="20"/>
    </w:rPr>
  </w:style>
  <w:style w:type="paragraph" w:styleId="Obsah9">
    <w:name w:val="toc 9"/>
    <w:basedOn w:val="Normln"/>
    <w:next w:val="Normln"/>
    <w:autoRedefine/>
    <w:uiPriority w:val="39"/>
    <w:unhideWhenUsed/>
    <w:rsid w:val="00936E2C"/>
    <w:pPr>
      <w:ind w:left="1680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576B37"/>
  </w:style>
  <w:style w:type="paragraph" w:styleId="Nadpis1">
    <w:name w:val="heading 1"/>
    <w:basedOn w:val="Normln"/>
    <w:next w:val="Normln"/>
    <w:link w:val="Nadpis1Char"/>
    <w:qFormat/>
    <w:rsid w:val="00F07C89"/>
    <w:pPr>
      <w:keepNext/>
      <w:numPr>
        <w:numId w:val="1"/>
      </w:numPr>
      <w:spacing w:before="240" w:after="60" w:line="276" w:lineRule="auto"/>
      <w:textAlignment w:val="baseline"/>
      <w:outlineLvl w:val="0"/>
    </w:pPr>
    <w:rPr>
      <w:rFonts w:ascii="Cambria" w:eastAsia="Times New Roman" w:hAnsi="Cambria" w:cs="Times New Roman"/>
      <w:b/>
      <w:bCs/>
      <w:kern w:val="1"/>
      <w:sz w:val="32"/>
      <w:szCs w:val="32"/>
      <w:lang w:eastAsia="ar-SA"/>
    </w:rPr>
  </w:style>
  <w:style w:type="paragraph" w:styleId="Nadpis3">
    <w:name w:val="heading 3"/>
    <w:basedOn w:val="Normln"/>
    <w:next w:val="Normln"/>
    <w:link w:val="Nadpis3Char"/>
    <w:qFormat/>
    <w:rsid w:val="00F07C89"/>
    <w:pPr>
      <w:keepNext/>
      <w:numPr>
        <w:ilvl w:val="2"/>
        <w:numId w:val="1"/>
      </w:numPr>
      <w:spacing w:before="240" w:after="60" w:line="276" w:lineRule="auto"/>
      <w:textAlignment w:val="baseline"/>
      <w:outlineLvl w:val="2"/>
    </w:pPr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412454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412454"/>
  </w:style>
  <w:style w:type="paragraph" w:styleId="Zpat">
    <w:name w:val="footer"/>
    <w:basedOn w:val="Normln"/>
    <w:link w:val="ZpatChar"/>
    <w:uiPriority w:val="99"/>
    <w:unhideWhenUsed/>
    <w:rsid w:val="00412454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12454"/>
  </w:style>
  <w:style w:type="paragraph" w:styleId="Textbubliny">
    <w:name w:val="Balloon Text"/>
    <w:basedOn w:val="Normln"/>
    <w:link w:val="TextbublinyChar"/>
    <w:uiPriority w:val="99"/>
    <w:semiHidden/>
    <w:unhideWhenUsed/>
    <w:rsid w:val="00412454"/>
    <w:rPr>
      <w:rFonts w:ascii="Lucida Grande" w:hAnsi="Lucida Grande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12454"/>
    <w:rPr>
      <w:rFonts w:ascii="Lucida Grande" w:hAnsi="Lucida Grande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DE66E1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customStyle="1" w:styleId="Default">
    <w:name w:val="Default"/>
    <w:rsid w:val="00F07C89"/>
    <w:pPr>
      <w:suppressAutoHyphens/>
      <w:autoSpaceDE w:val="0"/>
      <w:textAlignment w:val="baseline"/>
    </w:pPr>
    <w:rPr>
      <w:rFonts w:ascii="Arial" w:eastAsia="Arial" w:hAnsi="Arial" w:cs="Arial"/>
      <w:color w:val="000000"/>
      <w:kern w:val="1"/>
      <w:lang w:val="nl-NL" w:eastAsia="ar-SA"/>
    </w:rPr>
  </w:style>
  <w:style w:type="character" w:customStyle="1" w:styleId="Nadpis1Char">
    <w:name w:val="Nadpis 1 Char"/>
    <w:basedOn w:val="Standardnpsmoodstavce"/>
    <w:link w:val="Nadpis1"/>
    <w:rsid w:val="00F07C89"/>
    <w:rPr>
      <w:rFonts w:ascii="Cambria" w:eastAsia="Times New Roman" w:hAnsi="Cambria" w:cs="Times New Roman"/>
      <w:b/>
      <w:bCs/>
      <w:kern w:val="1"/>
      <w:sz w:val="32"/>
      <w:szCs w:val="32"/>
      <w:lang w:eastAsia="ar-SA"/>
    </w:rPr>
  </w:style>
  <w:style w:type="character" w:customStyle="1" w:styleId="Nadpis3Char">
    <w:name w:val="Nadpis 3 Char"/>
    <w:basedOn w:val="Standardnpsmoodstavce"/>
    <w:link w:val="Nadpis3"/>
    <w:rsid w:val="00F07C89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paragraph" w:customStyle="1" w:styleId="Textkrper31">
    <w:name w:val="Textkörper 31"/>
    <w:basedOn w:val="Normln"/>
    <w:rsid w:val="00F07C89"/>
    <w:pPr>
      <w:tabs>
        <w:tab w:val="left" w:pos="8640"/>
      </w:tabs>
      <w:suppressAutoHyphens/>
      <w:ind w:right="720"/>
      <w:textAlignment w:val="baseline"/>
    </w:pPr>
    <w:rPr>
      <w:rFonts w:ascii="Times New Roman" w:eastAsia="Times New Roman" w:hAnsi="Times New Roman" w:cs="Times New Roman"/>
      <w:sz w:val="22"/>
      <w:szCs w:val="16"/>
      <w:lang w:val="en-GB" w:eastAsia="ar-SA"/>
    </w:rPr>
  </w:style>
  <w:style w:type="paragraph" w:customStyle="1" w:styleId="Textkrper21">
    <w:name w:val="Textkörper 21"/>
    <w:basedOn w:val="Normln"/>
    <w:rsid w:val="00F07C89"/>
    <w:pPr>
      <w:suppressAutoHyphens/>
      <w:ind w:right="3"/>
      <w:textAlignment w:val="baseline"/>
    </w:pPr>
    <w:rPr>
      <w:rFonts w:ascii="Times New Roman" w:eastAsia="Times New Roman" w:hAnsi="Times New Roman" w:cs="Times New Roman"/>
      <w:sz w:val="22"/>
      <w:szCs w:val="16"/>
      <w:lang w:val="en-GB" w:eastAsia="ar-SA"/>
    </w:rPr>
  </w:style>
  <w:style w:type="paragraph" w:customStyle="1" w:styleId="Blocktext1">
    <w:name w:val="Blocktext1"/>
    <w:basedOn w:val="Normln"/>
    <w:rsid w:val="00F07C89"/>
    <w:pPr>
      <w:suppressAutoHyphens/>
      <w:ind w:left="284" w:right="3" w:hanging="284"/>
      <w:textAlignment w:val="baseline"/>
    </w:pPr>
    <w:rPr>
      <w:rFonts w:ascii="Arial" w:eastAsia="Times New Roman" w:hAnsi="Arial" w:cs="Arial"/>
      <w:sz w:val="22"/>
      <w:szCs w:val="20"/>
      <w:lang w:val="en-GB" w:eastAsia="ar-SA"/>
    </w:rPr>
  </w:style>
  <w:style w:type="table" w:styleId="Mkatabulky">
    <w:name w:val="Table Grid"/>
    <w:basedOn w:val="Normlntabulka"/>
    <w:uiPriority w:val="59"/>
    <w:rsid w:val="004804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textovodkaz">
    <w:name w:val="Hyperlink"/>
    <w:basedOn w:val="Standardnpsmoodstavce"/>
    <w:uiPriority w:val="99"/>
    <w:unhideWhenUsed/>
    <w:rsid w:val="00A757B8"/>
    <w:rPr>
      <w:color w:val="0000FF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A757B8"/>
    <w:rPr>
      <w:color w:val="605E5C"/>
      <w:shd w:val="clear" w:color="auto" w:fill="E1DFDD"/>
    </w:rPr>
  </w:style>
  <w:style w:type="character" w:styleId="Odkaznakoment">
    <w:name w:val="annotation reference"/>
    <w:basedOn w:val="Standardnpsmoodstavce"/>
    <w:uiPriority w:val="99"/>
    <w:semiHidden/>
    <w:unhideWhenUsed/>
    <w:rsid w:val="007C29DA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7C29DA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7C29DA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C29D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7C29DA"/>
    <w:rPr>
      <w:b/>
      <w:bCs/>
      <w:sz w:val="20"/>
      <w:szCs w:val="20"/>
    </w:rPr>
  </w:style>
  <w:style w:type="paragraph" w:styleId="Nadpisobsahu">
    <w:name w:val="TOC Heading"/>
    <w:basedOn w:val="Nadpis1"/>
    <w:next w:val="Normln"/>
    <w:uiPriority w:val="39"/>
    <w:unhideWhenUsed/>
    <w:qFormat/>
    <w:rsid w:val="00BE3988"/>
    <w:pPr>
      <w:keepLines/>
      <w:numPr>
        <w:numId w:val="0"/>
      </w:numPr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BE3988"/>
    <w:pPr>
      <w:spacing w:before="360"/>
    </w:pPr>
    <w:rPr>
      <w:rFonts w:asciiTheme="majorHAnsi" w:hAnsiTheme="majorHAnsi"/>
      <w:b/>
      <w:bCs/>
      <w:caps/>
    </w:rPr>
  </w:style>
  <w:style w:type="paragraph" w:styleId="Obsah3">
    <w:name w:val="toc 3"/>
    <w:basedOn w:val="Normln"/>
    <w:next w:val="Normln"/>
    <w:autoRedefine/>
    <w:uiPriority w:val="39"/>
    <w:unhideWhenUsed/>
    <w:rsid w:val="00BE3988"/>
    <w:pPr>
      <w:ind w:left="240"/>
    </w:pPr>
    <w:rPr>
      <w:sz w:val="20"/>
      <w:szCs w:val="20"/>
    </w:rPr>
  </w:style>
  <w:style w:type="paragraph" w:styleId="Obsah2">
    <w:name w:val="toc 2"/>
    <w:basedOn w:val="Normln"/>
    <w:next w:val="Normln"/>
    <w:autoRedefine/>
    <w:uiPriority w:val="39"/>
    <w:unhideWhenUsed/>
    <w:rsid w:val="00936E2C"/>
    <w:pPr>
      <w:spacing w:before="240"/>
    </w:pPr>
    <w:rPr>
      <w:b/>
      <w:bCs/>
      <w:sz w:val="20"/>
      <w:szCs w:val="20"/>
    </w:rPr>
  </w:style>
  <w:style w:type="paragraph" w:styleId="Obsah4">
    <w:name w:val="toc 4"/>
    <w:basedOn w:val="Normln"/>
    <w:next w:val="Normln"/>
    <w:autoRedefine/>
    <w:uiPriority w:val="39"/>
    <w:unhideWhenUsed/>
    <w:rsid w:val="00936E2C"/>
    <w:pPr>
      <w:ind w:left="480"/>
    </w:pPr>
    <w:rPr>
      <w:sz w:val="20"/>
      <w:szCs w:val="20"/>
    </w:rPr>
  </w:style>
  <w:style w:type="paragraph" w:styleId="Obsah5">
    <w:name w:val="toc 5"/>
    <w:basedOn w:val="Normln"/>
    <w:next w:val="Normln"/>
    <w:autoRedefine/>
    <w:uiPriority w:val="39"/>
    <w:unhideWhenUsed/>
    <w:rsid w:val="00936E2C"/>
    <w:pPr>
      <w:ind w:left="720"/>
    </w:pPr>
    <w:rPr>
      <w:sz w:val="20"/>
      <w:szCs w:val="20"/>
    </w:rPr>
  </w:style>
  <w:style w:type="paragraph" w:styleId="Obsah6">
    <w:name w:val="toc 6"/>
    <w:basedOn w:val="Normln"/>
    <w:next w:val="Normln"/>
    <w:autoRedefine/>
    <w:uiPriority w:val="39"/>
    <w:unhideWhenUsed/>
    <w:rsid w:val="00936E2C"/>
    <w:pPr>
      <w:ind w:left="960"/>
    </w:pPr>
    <w:rPr>
      <w:sz w:val="20"/>
      <w:szCs w:val="20"/>
    </w:rPr>
  </w:style>
  <w:style w:type="paragraph" w:styleId="Obsah7">
    <w:name w:val="toc 7"/>
    <w:basedOn w:val="Normln"/>
    <w:next w:val="Normln"/>
    <w:autoRedefine/>
    <w:uiPriority w:val="39"/>
    <w:unhideWhenUsed/>
    <w:rsid w:val="00936E2C"/>
    <w:pPr>
      <w:ind w:left="1200"/>
    </w:pPr>
    <w:rPr>
      <w:sz w:val="20"/>
      <w:szCs w:val="20"/>
    </w:rPr>
  </w:style>
  <w:style w:type="paragraph" w:styleId="Obsah8">
    <w:name w:val="toc 8"/>
    <w:basedOn w:val="Normln"/>
    <w:next w:val="Normln"/>
    <w:autoRedefine/>
    <w:uiPriority w:val="39"/>
    <w:unhideWhenUsed/>
    <w:rsid w:val="00936E2C"/>
    <w:pPr>
      <w:ind w:left="1440"/>
    </w:pPr>
    <w:rPr>
      <w:sz w:val="20"/>
      <w:szCs w:val="20"/>
    </w:rPr>
  </w:style>
  <w:style w:type="paragraph" w:styleId="Obsah9">
    <w:name w:val="toc 9"/>
    <w:basedOn w:val="Normln"/>
    <w:next w:val="Normln"/>
    <w:autoRedefine/>
    <w:uiPriority w:val="39"/>
    <w:unhideWhenUsed/>
    <w:rsid w:val="00936E2C"/>
    <w:pPr>
      <w:ind w:left="16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6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yperlink" Target="https://www.vetcert.eu/standards-certificates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cid:image001.jpg@01D537E5.16261290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47\AppData\Local\Microsoft\Windows\Temporary%20Internet%20Files\Content.Outlook\9JZK97D2\Wordvorlage_EAC-Deckblatt_mit_Logo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5174140CD7F3940A8F7A6783706210F" ma:contentTypeVersion="16" ma:contentTypeDescription="Vytvoří nový dokument" ma:contentTypeScope="" ma:versionID="7a6d10ebad7e668bcd9cee1436e7fe1f">
  <xsd:schema xmlns:xsd="http://www.w3.org/2001/XMLSchema" xmlns:xs="http://www.w3.org/2001/XMLSchema" xmlns:p="http://schemas.microsoft.com/office/2006/metadata/properties" xmlns:ns2="edf2514e-affe-48e4-b744-77913ecee95b" xmlns:ns3="44530d6c-cd42-4579-8d2d-b1704ae2538f" targetNamespace="http://schemas.microsoft.com/office/2006/metadata/properties" ma:root="true" ma:fieldsID="199c8c1c020454e021cf67f7bf2b28b1" ns2:_="" ns3:_="">
    <xsd:import namespace="edf2514e-affe-48e4-b744-77913ecee95b"/>
    <xsd:import namespace="44530d6c-cd42-4579-8d2d-b1704ae253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2514e-affe-48e4-b744-77913ecee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Značky obrázků" ma:readOnly="false" ma:fieldId="{5cf76f15-5ced-4ddc-b409-7134ff3c332f}" ma:taxonomyMulti="true" ma:sspId="d3bf3b93-23d9-4378-9c3e-a3be43cefe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30d6c-cd42-4579-8d2d-b1704ae2538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4ce46cc-c118-45e0-a353-5d8064fe6c6a}" ma:internalName="TaxCatchAll" ma:showField="CatchAllData" ma:web="44530d6c-cd42-4579-8d2d-b1704ae253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530d6c-cd42-4579-8d2d-b1704ae2538f" xsi:nil="true"/>
    <lcf76f155ced4ddcb4097134ff3c332f xmlns="edf2514e-affe-48e4-b744-77913ecee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F7CC3-CC97-49EF-9E39-369C0B3ED160}"/>
</file>

<file path=customXml/itemProps2.xml><?xml version="1.0" encoding="utf-8"?>
<ds:datastoreItem xmlns:ds="http://schemas.openxmlformats.org/officeDocument/2006/customXml" ds:itemID="{6F0E9683-F72F-4DD7-9AAE-640C0452BB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FD3FBA-28C6-444F-8309-099C3F16E7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2D92C9-E03C-400C-91D6-F17FF8637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Wordvorlage_EAC-Deckblatt_mit_Logo.dotx</Template>
  <TotalTime>14</TotalTime>
  <Pages>1</Pages>
  <Words>3026</Words>
  <Characters>17254</Characters>
  <Application>Microsoft Office Word</Application>
  <DocSecurity>0</DocSecurity>
  <Lines>143</Lines>
  <Paragraphs>40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K2 Agentur für Kommunikation</Company>
  <LinksUpToDate>false</LinksUpToDate>
  <CharactersWithSpaces>20240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</dc:creator>
  <cp:keywords/>
  <dc:description/>
  <cp:lastModifiedBy>unod</cp:lastModifiedBy>
  <cp:revision>5</cp:revision>
  <cp:lastPrinted>2021-07-03T08:33:00Z</cp:lastPrinted>
  <dcterms:created xsi:type="dcterms:W3CDTF">2021-07-03T08:22:00Z</dcterms:created>
  <dcterms:modified xsi:type="dcterms:W3CDTF">2021-07-03T08:35:00Z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0x01010025174140CD7F3940A8F7A6783706210F</vt:lpwstr>
  </property>
</Properties>
</file>